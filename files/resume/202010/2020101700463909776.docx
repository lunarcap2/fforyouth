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10745" w14:textId="77777777" w:rsidR="00D35E80" w:rsidRPr="000044AE" w:rsidRDefault="00027143" w:rsidP="00027143">
      <w:pPr>
        <w:jc w:val="center"/>
        <w:rPr>
          <w:ins w:id="1" w:author="김 유진" w:date="2020-06-24T01:01:00Z"/>
          <w:sz w:val="70"/>
          <w:szCs w:val="70"/>
          <w:rPrChange w:id="2" w:author="김 유진" w:date="2020-06-24T01:04:00Z">
            <w:rPr>
              <w:ins w:id="3" w:author="김 유진" w:date="2020-06-24T01:01:00Z"/>
              <w:sz w:val="50"/>
              <w:szCs w:val="50"/>
            </w:rPr>
          </w:rPrChange>
        </w:rPr>
      </w:pPr>
      <w:r w:rsidRPr="000044AE">
        <w:rPr>
          <w:sz w:val="70"/>
          <w:szCs w:val="70"/>
          <w:rPrChange w:id="4" w:author="김 유진" w:date="2020-06-24T01:04:00Z">
            <w:rPr>
              <w:sz w:val="50"/>
              <w:szCs w:val="50"/>
            </w:rPr>
          </w:rPrChange>
        </w:rPr>
        <w:t>STAR CODE</w:t>
      </w:r>
    </w:p>
    <w:p w14:paraId="44D0C81E" w14:textId="77777777" w:rsidR="009B535F" w:rsidRPr="000044AE" w:rsidRDefault="009B535F" w:rsidP="009B535F">
      <w:pPr>
        <w:jc w:val="center"/>
        <w:rPr>
          <w:ins w:id="5" w:author="김 유진" w:date="2020-06-24T01:09:00Z"/>
          <w:sz w:val="24"/>
          <w:szCs w:val="24"/>
        </w:rPr>
      </w:pPr>
      <w:ins w:id="6" w:author="김 유진" w:date="2020-06-24T01:08:00Z">
        <w:r>
          <w:rPr>
            <w:rFonts w:hint="eastAsia"/>
            <w:sz w:val="24"/>
            <w:szCs w:val="24"/>
          </w:rPr>
          <w:t xml:space="preserve">개발 </w:t>
        </w:r>
      </w:ins>
      <w:ins w:id="7" w:author="김 유진" w:date="2020-06-24T01:09:00Z">
        <w:r>
          <w:rPr>
            <w:rFonts w:hint="eastAsia"/>
            <w:sz w:val="24"/>
            <w:szCs w:val="24"/>
          </w:rPr>
          <w:t>문서</w:t>
        </w:r>
      </w:ins>
      <w:del w:id="8" w:author="김 유진" w:date="2020-06-24T01:08:00Z">
        <w:r w:rsidR="00027143" w:rsidRPr="000044AE" w:rsidDel="009B535F">
          <w:rPr>
            <w:rFonts w:hint="eastAsia"/>
            <w:sz w:val="24"/>
            <w:szCs w:val="24"/>
          </w:rPr>
          <w:delText>쉽고 간편하게 소스 코드 찾기</w:delText>
        </w:r>
        <w:r w:rsidR="00027143" w:rsidRPr="000044AE" w:rsidDel="009B535F">
          <w:rPr>
            <w:sz w:val="24"/>
            <w:szCs w:val="24"/>
          </w:rPr>
          <w:delText xml:space="preserve"> </w:delText>
        </w:r>
        <w:r w:rsidR="00027143" w:rsidRPr="000044AE" w:rsidDel="009B535F">
          <w:rPr>
            <w:rFonts w:hint="eastAsia"/>
            <w:sz w:val="24"/>
            <w:szCs w:val="24"/>
          </w:rPr>
          <w:delText>와 구매 및 판매</w:delText>
        </w:r>
      </w:del>
    </w:p>
    <w:tbl>
      <w:tblPr>
        <w:tblStyle w:val="a7"/>
        <w:tblpPr w:leftFromText="142" w:rightFromText="142" w:vertAnchor="text" w:horzAnchor="margin" w:tblpY="1301"/>
        <w:tblW w:w="0" w:type="auto"/>
        <w:tblLook w:val="04A0" w:firstRow="1" w:lastRow="0" w:firstColumn="1" w:lastColumn="0" w:noHBand="0" w:noVBand="1"/>
      </w:tblPr>
      <w:tblGrid>
        <w:gridCol w:w="3138"/>
        <w:gridCol w:w="2895"/>
        <w:gridCol w:w="2983"/>
      </w:tblGrid>
      <w:tr w:rsidR="009B535F" w14:paraId="33C13040" w14:textId="77777777" w:rsidTr="009B535F">
        <w:trPr>
          <w:ins w:id="9" w:author="김 유진" w:date="2020-06-24T01:13:00Z"/>
        </w:trPr>
        <w:tc>
          <w:tcPr>
            <w:tcW w:w="3138" w:type="dxa"/>
            <w:shd w:val="clear" w:color="auto" w:fill="ED7D31" w:themeFill="accent2"/>
          </w:tcPr>
          <w:p w14:paraId="189A0FE0" w14:textId="77777777" w:rsidR="009B535F" w:rsidRDefault="009B535F" w:rsidP="009B535F">
            <w:pPr>
              <w:jc w:val="center"/>
              <w:rPr>
                <w:ins w:id="10" w:author="김 유진" w:date="2020-06-24T01:13:00Z"/>
                <w:sz w:val="24"/>
                <w:szCs w:val="24"/>
              </w:rPr>
            </w:pPr>
            <w:ins w:id="11" w:author="김 유진" w:date="2020-06-24T01:13:00Z">
              <w:r>
                <w:rPr>
                  <w:rFonts w:hint="eastAsia"/>
                  <w:sz w:val="24"/>
                  <w:szCs w:val="24"/>
                </w:rPr>
                <w:t>역할</w:t>
              </w:r>
            </w:ins>
          </w:p>
        </w:tc>
        <w:tc>
          <w:tcPr>
            <w:tcW w:w="2895" w:type="dxa"/>
            <w:shd w:val="clear" w:color="auto" w:fill="ED7D31" w:themeFill="accent2"/>
          </w:tcPr>
          <w:p w14:paraId="695FCA35" w14:textId="77777777" w:rsidR="009B535F" w:rsidRDefault="009B535F" w:rsidP="009B535F">
            <w:pPr>
              <w:jc w:val="center"/>
              <w:rPr>
                <w:ins w:id="12" w:author="김 유진" w:date="2020-06-24T01:13:00Z"/>
                <w:sz w:val="24"/>
                <w:szCs w:val="24"/>
              </w:rPr>
            </w:pPr>
            <w:ins w:id="13" w:author="김 유진" w:date="2020-06-24T01:13:00Z">
              <w:r>
                <w:rPr>
                  <w:rFonts w:hint="eastAsia"/>
                  <w:sz w:val="24"/>
                  <w:szCs w:val="24"/>
                </w:rPr>
                <w:t>학번</w:t>
              </w:r>
            </w:ins>
          </w:p>
        </w:tc>
        <w:tc>
          <w:tcPr>
            <w:tcW w:w="2983" w:type="dxa"/>
            <w:shd w:val="clear" w:color="auto" w:fill="ED7D31" w:themeFill="accent2"/>
          </w:tcPr>
          <w:p w14:paraId="1ADD382F" w14:textId="77777777" w:rsidR="009B535F" w:rsidRDefault="009B535F" w:rsidP="009B535F">
            <w:pPr>
              <w:jc w:val="center"/>
              <w:rPr>
                <w:ins w:id="14" w:author="김 유진" w:date="2020-06-24T01:13:00Z"/>
                <w:sz w:val="24"/>
                <w:szCs w:val="24"/>
              </w:rPr>
            </w:pPr>
            <w:ins w:id="15" w:author="김 유진" w:date="2020-06-24T01:13:00Z">
              <w:r>
                <w:rPr>
                  <w:rFonts w:hint="eastAsia"/>
                  <w:sz w:val="24"/>
                  <w:szCs w:val="24"/>
                </w:rPr>
                <w:t>이름</w:t>
              </w:r>
            </w:ins>
          </w:p>
        </w:tc>
      </w:tr>
      <w:tr w:rsidR="009B535F" w14:paraId="42AB0260" w14:textId="77777777" w:rsidTr="009B535F">
        <w:trPr>
          <w:ins w:id="16" w:author="김 유진" w:date="2020-06-24T01:13:00Z"/>
        </w:trPr>
        <w:tc>
          <w:tcPr>
            <w:tcW w:w="3138" w:type="dxa"/>
            <w:shd w:val="clear" w:color="auto" w:fill="FFFFFF" w:themeFill="background1"/>
          </w:tcPr>
          <w:p w14:paraId="1564E48A" w14:textId="77777777" w:rsidR="009B535F" w:rsidRDefault="009B535F" w:rsidP="009B535F">
            <w:pPr>
              <w:jc w:val="center"/>
              <w:rPr>
                <w:ins w:id="17" w:author="김 유진" w:date="2020-06-24T01:13:00Z"/>
                <w:sz w:val="24"/>
                <w:szCs w:val="24"/>
              </w:rPr>
            </w:pPr>
            <w:ins w:id="18" w:author="김 유진" w:date="2020-06-24T01:13:00Z">
              <w:r>
                <w:rPr>
                  <w:rFonts w:hint="eastAsia"/>
                  <w:sz w:val="24"/>
                  <w:szCs w:val="24"/>
                </w:rPr>
                <w:t>F</w:t>
              </w:r>
              <w:r>
                <w:rPr>
                  <w:sz w:val="24"/>
                  <w:szCs w:val="24"/>
                </w:rPr>
                <w:t>ront-End</w:t>
              </w:r>
            </w:ins>
          </w:p>
        </w:tc>
        <w:tc>
          <w:tcPr>
            <w:tcW w:w="2895" w:type="dxa"/>
            <w:shd w:val="clear" w:color="auto" w:fill="FFFFFF" w:themeFill="background1"/>
          </w:tcPr>
          <w:p w14:paraId="5AA03B14" w14:textId="77777777" w:rsidR="009B535F" w:rsidRDefault="009B535F" w:rsidP="009B535F">
            <w:pPr>
              <w:jc w:val="center"/>
              <w:rPr>
                <w:ins w:id="19" w:author="김 유진" w:date="2020-06-24T01:13:00Z"/>
                <w:sz w:val="24"/>
                <w:szCs w:val="24"/>
              </w:rPr>
            </w:pPr>
            <w:ins w:id="20" w:author="김 유진" w:date="2020-06-24T01:13:00Z">
              <w:r>
                <w:rPr>
                  <w:rFonts w:hint="eastAsia"/>
                  <w:sz w:val="24"/>
                  <w:szCs w:val="24"/>
                </w:rPr>
                <w:t>1</w:t>
              </w:r>
              <w:r>
                <w:rPr>
                  <w:sz w:val="24"/>
                  <w:szCs w:val="24"/>
                </w:rPr>
                <w:t>0171151</w:t>
              </w:r>
            </w:ins>
          </w:p>
        </w:tc>
        <w:tc>
          <w:tcPr>
            <w:tcW w:w="2983" w:type="dxa"/>
            <w:shd w:val="clear" w:color="auto" w:fill="FFFFFF" w:themeFill="background1"/>
          </w:tcPr>
          <w:p w14:paraId="500749E7" w14:textId="77777777" w:rsidR="009B535F" w:rsidRDefault="009B535F" w:rsidP="009B535F">
            <w:pPr>
              <w:jc w:val="center"/>
              <w:rPr>
                <w:ins w:id="21" w:author="김 유진" w:date="2020-06-24T01:13:00Z"/>
                <w:sz w:val="24"/>
                <w:szCs w:val="24"/>
              </w:rPr>
            </w:pPr>
            <w:ins w:id="22" w:author="김 유진" w:date="2020-06-24T01:13:00Z">
              <w:r>
                <w:rPr>
                  <w:rFonts w:hint="eastAsia"/>
                  <w:sz w:val="24"/>
                  <w:szCs w:val="24"/>
                </w:rPr>
                <w:t>이채림</w:t>
              </w:r>
            </w:ins>
          </w:p>
        </w:tc>
      </w:tr>
      <w:tr w:rsidR="009B535F" w14:paraId="73FDCFC1" w14:textId="77777777" w:rsidTr="009B535F">
        <w:trPr>
          <w:ins w:id="23" w:author="김 유진" w:date="2020-06-24T01:13:00Z"/>
        </w:trPr>
        <w:tc>
          <w:tcPr>
            <w:tcW w:w="3138" w:type="dxa"/>
            <w:shd w:val="clear" w:color="auto" w:fill="FFFFFF" w:themeFill="background1"/>
          </w:tcPr>
          <w:p w14:paraId="35870673" w14:textId="77777777" w:rsidR="009B535F" w:rsidRDefault="009B535F" w:rsidP="009B535F">
            <w:pPr>
              <w:jc w:val="center"/>
              <w:rPr>
                <w:ins w:id="24" w:author="김 유진" w:date="2020-06-24T01:13:00Z"/>
                <w:sz w:val="24"/>
                <w:szCs w:val="24"/>
              </w:rPr>
            </w:pPr>
            <w:ins w:id="25" w:author="김 유진" w:date="2020-06-24T01:13:00Z">
              <w:r>
                <w:rPr>
                  <w:rFonts w:hint="eastAsia"/>
                  <w:sz w:val="24"/>
                  <w:szCs w:val="24"/>
                </w:rPr>
                <w:t>B</w:t>
              </w:r>
              <w:r>
                <w:rPr>
                  <w:sz w:val="24"/>
                  <w:szCs w:val="24"/>
                </w:rPr>
                <w:t>ack-End</w:t>
              </w:r>
            </w:ins>
          </w:p>
        </w:tc>
        <w:tc>
          <w:tcPr>
            <w:tcW w:w="2895" w:type="dxa"/>
            <w:shd w:val="clear" w:color="auto" w:fill="FFFFFF" w:themeFill="background1"/>
          </w:tcPr>
          <w:p w14:paraId="180F40FF" w14:textId="77777777" w:rsidR="009B535F" w:rsidRDefault="009B535F" w:rsidP="009B535F">
            <w:pPr>
              <w:jc w:val="center"/>
              <w:rPr>
                <w:ins w:id="26" w:author="김 유진" w:date="2020-06-24T01:13:00Z"/>
                <w:sz w:val="24"/>
                <w:szCs w:val="24"/>
              </w:rPr>
            </w:pPr>
            <w:ins w:id="27" w:author="김 유진" w:date="2020-06-24T01:13:00Z">
              <w:r>
                <w:rPr>
                  <w:rFonts w:hint="eastAsia"/>
                  <w:sz w:val="24"/>
                  <w:szCs w:val="24"/>
                </w:rPr>
                <w:t>1</w:t>
              </w:r>
              <w:r>
                <w:rPr>
                  <w:sz w:val="24"/>
                  <w:szCs w:val="24"/>
                </w:rPr>
                <w:t>0170546</w:t>
              </w:r>
            </w:ins>
          </w:p>
        </w:tc>
        <w:tc>
          <w:tcPr>
            <w:tcW w:w="2983" w:type="dxa"/>
            <w:shd w:val="clear" w:color="auto" w:fill="FFFFFF" w:themeFill="background1"/>
          </w:tcPr>
          <w:p w14:paraId="1C3D3A99" w14:textId="77777777" w:rsidR="009B535F" w:rsidRDefault="009B535F" w:rsidP="009B535F">
            <w:pPr>
              <w:jc w:val="center"/>
              <w:rPr>
                <w:ins w:id="28" w:author="김 유진" w:date="2020-06-24T01:13:00Z"/>
                <w:sz w:val="24"/>
                <w:szCs w:val="24"/>
              </w:rPr>
            </w:pPr>
            <w:ins w:id="29" w:author="김 유진" w:date="2020-06-24T01:13:00Z">
              <w:r>
                <w:rPr>
                  <w:rFonts w:hint="eastAsia"/>
                  <w:sz w:val="24"/>
                  <w:szCs w:val="24"/>
                </w:rPr>
                <w:t>김유진</w:t>
              </w:r>
            </w:ins>
          </w:p>
        </w:tc>
      </w:tr>
    </w:tbl>
    <w:p w14:paraId="6B180696" w14:textId="77777777" w:rsidR="009B535F" w:rsidRDefault="009B535F" w:rsidP="009B535F">
      <w:pPr>
        <w:rPr>
          <w:ins w:id="30" w:author="김 유진" w:date="2020-06-24T01:14:00Z"/>
          <w:sz w:val="24"/>
          <w:szCs w:val="24"/>
        </w:rPr>
      </w:pPr>
    </w:p>
    <w:p w14:paraId="13C1A2DA" w14:textId="77777777" w:rsidR="009B535F" w:rsidRDefault="009B535F">
      <w:pPr>
        <w:widowControl/>
        <w:wordWrap/>
        <w:autoSpaceDE/>
        <w:autoSpaceDN/>
        <w:rPr>
          <w:ins w:id="31" w:author="김 유진" w:date="2020-06-24T01:14:00Z"/>
          <w:sz w:val="24"/>
          <w:szCs w:val="24"/>
        </w:rPr>
      </w:pPr>
      <w:ins w:id="32" w:author="김 유진" w:date="2020-06-24T01:14:00Z">
        <w:r>
          <w:rPr>
            <w:sz w:val="24"/>
            <w:szCs w:val="24"/>
          </w:rPr>
          <w:br w:type="page"/>
        </w:r>
      </w:ins>
    </w:p>
    <w:p w14:paraId="6FFF1F8A" w14:textId="77777777" w:rsidR="009B535F" w:rsidRDefault="009B535F" w:rsidP="009B535F">
      <w:pPr>
        <w:rPr>
          <w:ins w:id="33" w:author="김 유진" w:date="2020-06-24T01:15:00Z"/>
          <w:sz w:val="24"/>
          <w:szCs w:val="24"/>
        </w:rPr>
        <w:sectPr w:rsidR="009B535F" w:rsidSect="009B535F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701" w:right="1440" w:bottom="1440" w:left="1440" w:header="851" w:footer="99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425"/>
          <w:vAlign w:val="center"/>
          <w:docGrid w:linePitch="360"/>
        </w:sectPr>
      </w:pPr>
    </w:p>
    <w:customXmlInsRangeStart w:id="38" w:author="김 유진" w:date="2020-06-24T01:16:00Z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312259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customXmlInsRangeEnd w:id="38"/>
        <w:p w14:paraId="2969E054" w14:textId="77777777" w:rsidR="009B535F" w:rsidRDefault="009B535F">
          <w:pPr>
            <w:pStyle w:val="TOC"/>
            <w:rPr>
              <w:ins w:id="39" w:author="김 유진" w:date="2020-06-24T01:16:00Z"/>
            </w:rPr>
          </w:pPr>
          <w:ins w:id="40" w:author="김 유진" w:date="2020-06-24T01:16:00Z">
            <w:r>
              <w:rPr>
                <w:lang w:val="ko-KR"/>
              </w:rPr>
              <w:t>목차</w:t>
            </w:r>
          </w:ins>
        </w:p>
        <w:p w14:paraId="48E46295" w14:textId="55F5ABFE" w:rsidR="00B05218" w:rsidRDefault="0001505D">
          <w:pPr>
            <w:pStyle w:val="10"/>
            <w:rPr>
              <w:ins w:id="41" w:author="김 유진" w:date="2020-06-24T16:33:00Z"/>
              <w:noProof/>
            </w:rPr>
          </w:pPr>
          <w:ins w:id="42" w:author="김 유진" w:date="2020-06-24T14:31:00Z">
            <w:r>
              <w:fldChar w:fldCharType="begin"/>
            </w:r>
            <w:r>
              <w:instrText xml:space="preserve"> TOC \o "1-4" \h \z \u </w:instrText>
            </w:r>
          </w:ins>
          <w:r>
            <w:fldChar w:fldCharType="separate"/>
          </w:r>
          <w:ins w:id="43" w:author="김 유진" w:date="2020-06-24T16:33:00Z">
            <w:r w:rsidR="00B05218" w:rsidRPr="00AB4C96">
              <w:rPr>
                <w:rStyle w:val="a9"/>
                <w:noProof/>
              </w:rPr>
              <w:fldChar w:fldCharType="begin"/>
            </w:r>
            <w:r w:rsidR="00B05218" w:rsidRPr="00AB4C96">
              <w:rPr>
                <w:rStyle w:val="a9"/>
                <w:noProof/>
              </w:rPr>
              <w:instrText xml:space="preserve"> </w:instrText>
            </w:r>
            <w:r w:rsidR="00B05218">
              <w:rPr>
                <w:noProof/>
              </w:rPr>
              <w:instrText>HYPERLINK \l "_Toc43908854"</w:instrText>
            </w:r>
            <w:r w:rsidR="00B05218" w:rsidRPr="00AB4C96">
              <w:rPr>
                <w:rStyle w:val="a9"/>
                <w:noProof/>
              </w:rPr>
              <w:instrText xml:space="preserve"> </w:instrText>
            </w:r>
            <w:r w:rsidR="00B05218" w:rsidRPr="00AB4C96">
              <w:rPr>
                <w:rStyle w:val="a9"/>
                <w:noProof/>
              </w:rPr>
              <w:fldChar w:fldCharType="separate"/>
            </w:r>
            <w:r w:rsidR="00B05218" w:rsidRPr="00AB4C96">
              <w:rPr>
                <w:rStyle w:val="a9"/>
                <w:noProof/>
              </w:rPr>
              <w:t>프로젝트 설명</w:t>
            </w:r>
            <w:r w:rsidR="00B05218">
              <w:rPr>
                <w:noProof/>
                <w:webHidden/>
              </w:rPr>
              <w:tab/>
            </w:r>
            <w:r w:rsidR="00B05218">
              <w:rPr>
                <w:noProof/>
                <w:webHidden/>
              </w:rPr>
              <w:fldChar w:fldCharType="begin"/>
            </w:r>
            <w:r w:rsidR="00B05218">
              <w:rPr>
                <w:noProof/>
                <w:webHidden/>
              </w:rPr>
              <w:instrText xml:space="preserve"> PAGEREF _Toc43908854 \h </w:instrText>
            </w:r>
          </w:ins>
          <w:r w:rsidR="00B05218">
            <w:rPr>
              <w:noProof/>
              <w:webHidden/>
            </w:rPr>
          </w:r>
          <w:r w:rsidR="00B05218">
            <w:rPr>
              <w:noProof/>
              <w:webHidden/>
            </w:rPr>
            <w:fldChar w:fldCharType="separate"/>
          </w:r>
          <w:ins w:id="44" w:author="김 유진" w:date="2020-06-24T16:33:00Z">
            <w:r w:rsidR="00B05218">
              <w:rPr>
                <w:noProof/>
                <w:webHidden/>
              </w:rPr>
              <w:t>4</w:t>
            </w:r>
            <w:r w:rsidR="00B05218">
              <w:rPr>
                <w:noProof/>
                <w:webHidden/>
              </w:rPr>
              <w:fldChar w:fldCharType="end"/>
            </w:r>
            <w:r w:rsidR="00B05218" w:rsidRPr="00AB4C96">
              <w:rPr>
                <w:rStyle w:val="a9"/>
                <w:noProof/>
              </w:rPr>
              <w:fldChar w:fldCharType="end"/>
            </w:r>
          </w:ins>
        </w:p>
        <w:p w14:paraId="7CA6D228" w14:textId="6B0772B4" w:rsidR="00B05218" w:rsidRDefault="00B05218">
          <w:pPr>
            <w:pStyle w:val="10"/>
            <w:tabs>
              <w:tab w:val="left" w:pos="425"/>
            </w:tabs>
            <w:rPr>
              <w:ins w:id="45" w:author="김 유진" w:date="2020-06-24T16:33:00Z"/>
              <w:noProof/>
            </w:rPr>
          </w:pPr>
          <w:ins w:id="46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"_Toc43908855"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1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_Toc43908855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7" w:author="김 유진" w:date="2020-06-24T16:3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26D9352E" w14:textId="129CA437" w:rsidR="00B05218" w:rsidRDefault="00B05218">
          <w:pPr>
            <w:pStyle w:val="10"/>
            <w:tabs>
              <w:tab w:val="left" w:pos="425"/>
            </w:tabs>
            <w:rPr>
              <w:ins w:id="48" w:author="김 유진" w:date="2020-06-24T16:33:00Z"/>
              <w:noProof/>
            </w:rPr>
          </w:pPr>
          <w:ins w:id="49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"_Toc43908856"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2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_Toc43908856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0" w:author="김 유진" w:date="2020-06-24T16:3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75D9E7DF" w14:textId="23D4B430" w:rsidR="00B05218" w:rsidRDefault="00B05218">
          <w:pPr>
            <w:pStyle w:val="20"/>
            <w:tabs>
              <w:tab w:val="right" w:leader="dot" w:pos="9016"/>
            </w:tabs>
            <w:ind w:left="400"/>
            <w:rPr>
              <w:ins w:id="51" w:author="김 유진" w:date="2020-06-24T16:33:00Z"/>
              <w:noProof/>
            </w:rPr>
          </w:pPr>
          <w:ins w:id="52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"_Toc43908857"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프로젝트에 사용된 툴 및 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_Toc43908857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3" w:author="김 유진" w:date="2020-06-24T16:3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43A13EC3" w14:textId="4305CC9C" w:rsidR="00B05218" w:rsidRDefault="00B05218">
          <w:pPr>
            <w:pStyle w:val="30"/>
            <w:tabs>
              <w:tab w:val="right" w:leader="dot" w:pos="9016"/>
            </w:tabs>
            <w:ind w:left="800"/>
            <w:rPr>
              <w:ins w:id="54" w:author="김 유진" w:date="2020-06-24T16:33:00Z"/>
              <w:noProof/>
            </w:rPr>
          </w:pPr>
          <w:ins w:id="55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"_Toc43908858"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(사용 환경)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_Toc43908858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6" w:author="김 유진" w:date="2020-06-24T16:3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1BF19649" w14:textId="2E966861" w:rsidR="00B05218" w:rsidRDefault="00B05218">
          <w:pPr>
            <w:pStyle w:val="30"/>
            <w:tabs>
              <w:tab w:val="right" w:leader="dot" w:pos="9016"/>
            </w:tabs>
            <w:ind w:left="800"/>
            <w:rPr>
              <w:ins w:id="57" w:author="김 유진" w:date="2020-06-24T16:33:00Z"/>
              <w:noProof/>
            </w:rPr>
          </w:pPr>
          <w:ins w:id="58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"_Toc43908859"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  <w:lang w:val="pt-BR"/>
              </w:rPr>
              <w:t>(개발에 사용한 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_Toc43908859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9" w:author="김 유진" w:date="2020-06-24T16:3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1E1F2106" w14:textId="6D4BAE10" w:rsidR="00B05218" w:rsidRDefault="00B05218">
          <w:pPr>
            <w:pStyle w:val="30"/>
            <w:tabs>
              <w:tab w:val="right" w:leader="dot" w:pos="9016"/>
            </w:tabs>
            <w:ind w:left="800"/>
            <w:rPr>
              <w:ins w:id="60" w:author="김 유진" w:date="2020-06-24T16:33:00Z"/>
              <w:noProof/>
            </w:rPr>
          </w:pPr>
          <w:ins w:id="61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"_Toc43908860"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  <w:lang w:val="pt-BR"/>
              </w:rPr>
              <w:t>(개발에 사용한 오픈 소스)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_Toc43908860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2" w:author="김 유진" w:date="2020-06-24T16:3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2B42A6FE" w14:textId="502E287F" w:rsidR="00B05218" w:rsidRDefault="00B05218">
          <w:pPr>
            <w:pStyle w:val="10"/>
            <w:tabs>
              <w:tab w:val="left" w:pos="425"/>
            </w:tabs>
            <w:rPr>
              <w:ins w:id="63" w:author="김 유진" w:date="2020-06-24T16:33:00Z"/>
              <w:noProof/>
            </w:rPr>
          </w:pPr>
          <w:ins w:id="64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"_Toc43908861"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3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프로젝트 전체적인 그림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_Toc43908861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5" w:author="김 유진" w:date="2020-06-24T16:33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370D2083" w14:textId="50FD25BD" w:rsidR="00B05218" w:rsidRDefault="00B05218">
          <w:pPr>
            <w:pStyle w:val="20"/>
            <w:tabs>
              <w:tab w:val="left" w:pos="1275"/>
              <w:tab w:val="right" w:leader="dot" w:pos="9016"/>
            </w:tabs>
            <w:ind w:left="400"/>
            <w:rPr>
              <w:ins w:id="66" w:author="김 유진" w:date="2020-06-24T16:33:00Z"/>
              <w:noProof/>
            </w:rPr>
          </w:pPr>
          <w:ins w:id="67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"_Toc43908862"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3.1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큰 그림 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_Toc43908862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8" w:author="김 유진" w:date="2020-06-24T16:3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0DA50AF3" w14:textId="143C2F6E" w:rsidR="00B05218" w:rsidRDefault="00B05218">
          <w:pPr>
            <w:pStyle w:val="10"/>
            <w:rPr>
              <w:ins w:id="69" w:author="김 유진" w:date="2020-06-24T16:33:00Z"/>
              <w:noProof/>
            </w:rPr>
          </w:pPr>
          <w:ins w:id="70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"_Toc43908863"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데이터 베이스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_Toc43908863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1" w:author="김 유진" w:date="2020-06-24T16:33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0FA1B916" w14:textId="3C3380C8" w:rsidR="00B05218" w:rsidRDefault="00B05218">
          <w:pPr>
            <w:pStyle w:val="10"/>
            <w:tabs>
              <w:tab w:val="left" w:pos="425"/>
            </w:tabs>
            <w:rPr>
              <w:ins w:id="72" w:author="김 유진" w:date="2020-06-24T16:33:00Z"/>
              <w:noProof/>
            </w:rPr>
          </w:pPr>
          <w:ins w:id="73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"_Toc43908864"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4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_Toc43908864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4" w:author="김 유진" w:date="2020-06-24T16:33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4A464C4B" w14:textId="390C3EC5" w:rsidR="00B05218" w:rsidRDefault="00B05218">
          <w:pPr>
            <w:pStyle w:val="10"/>
            <w:tabs>
              <w:tab w:val="left" w:pos="425"/>
            </w:tabs>
            <w:rPr>
              <w:ins w:id="75" w:author="김 유진" w:date="2020-06-24T16:33:00Z"/>
              <w:noProof/>
            </w:rPr>
          </w:pPr>
          <w:ins w:id="76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"_Toc43908865"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5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_Toc43908865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7" w:author="김 유진" w:date="2020-06-24T16:33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05E9C825" w14:textId="6944CE53" w:rsidR="00B05218" w:rsidRDefault="00B05218">
          <w:pPr>
            <w:pStyle w:val="10"/>
            <w:tabs>
              <w:tab w:val="left" w:pos="425"/>
            </w:tabs>
            <w:rPr>
              <w:ins w:id="78" w:author="김 유진" w:date="2020-06-24T16:33:00Z"/>
              <w:noProof/>
            </w:rPr>
          </w:pPr>
          <w:ins w:id="79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"_Toc43908866"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6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논리적 데이터 베이스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_Toc43908866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0" w:author="김 유진" w:date="2020-06-24T16:3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74AFE052" w14:textId="21529C76" w:rsidR="00B05218" w:rsidRDefault="00B05218">
          <w:pPr>
            <w:pStyle w:val="30"/>
            <w:tabs>
              <w:tab w:val="left" w:pos="1275"/>
              <w:tab w:val="right" w:leader="dot" w:pos="9016"/>
            </w:tabs>
            <w:ind w:left="800"/>
            <w:rPr>
              <w:ins w:id="81" w:author="김 유진" w:date="2020-06-24T16:33:00Z"/>
              <w:noProof/>
            </w:rPr>
          </w:pPr>
          <w:ins w:id="82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"_Toc43908867"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6.1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프로젝트 데이터베이스 설계(김유진, 이채림)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_Toc43908867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3" w:author="김 유진" w:date="2020-06-24T16:3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1A3DA26D" w14:textId="3C6A7A31" w:rsidR="00B05218" w:rsidRDefault="00B05218">
          <w:pPr>
            <w:pStyle w:val="20"/>
            <w:tabs>
              <w:tab w:val="left" w:pos="1275"/>
              <w:tab w:val="right" w:leader="dot" w:pos="9016"/>
            </w:tabs>
            <w:ind w:left="400"/>
            <w:rPr>
              <w:ins w:id="84" w:author="김 유진" w:date="2020-06-24T16:33:00Z"/>
              <w:noProof/>
            </w:rPr>
          </w:pPr>
          <w:ins w:id="85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"_Toc43908868"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6.2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데이터베이스 키(Key)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_Toc43908868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6" w:author="김 유진" w:date="2020-06-24T16:33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498CF428" w14:textId="1A2BB8CA" w:rsidR="00B05218" w:rsidRDefault="00B05218">
          <w:pPr>
            <w:pStyle w:val="40"/>
            <w:tabs>
              <w:tab w:val="left" w:pos="1818"/>
              <w:tab w:val="right" w:leader="dot" w:pos="9016"/>
            </w:tabs>
            <w:ind w:left="1200"/>
            <w:rPr>
              <w:ins w:id="87" w:author="김 유진" w:date="2020-06-24T16:33:00Z"/>
              <w:noProof/>
            </w:rPr>
          </w:pPr>
          <w:ins w:id="88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"_Toc43908869"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6.2.1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키(Key)의 개념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_Toc43908869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9" w:author="김 유진" w:date="2020-06-24T16:33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3F7F8417" w14:textId="6202A558" w:rsidR="00B05218" w:rsidRDefault="00B05218">
          <w:pPr>
            <w:pStyle w:val="40"/>
            <w:tabs>
              <w:tab w:val="left" w:pos="1818"/>
              <w:tab w:val="right" w:leader="dot" w:pos="9016"/>
            </w:tabs>
            <w:ind w:left="1200"/>
            <w:rPr>
              <w:ins w:id="90" w:author="김 유진" w:date="2020-06-24T16:33:00Z"/>
              <w:noProof/>
            </w:rPr>
          </w:pPr>
          <w:ins w:id="91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"_Toc43908870"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6.2.2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후보키(Candidate Key)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_Toc43908870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2" w:author="김 유진" w:date="2020-06-24T16:33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19FB2CDE" w14:textId="0FB81625" w:rsidR="00B05218" w:rsidRDefault="00B05218">
          <w:pPr>
            <w:pStyle w:val="40"/>
            <w:tabs>
              <w:tab w:val="left" w:pos="1818"/>
              <w:tab w:val="right" w:leader="dot" w:pos="9016"/>
            </w:tabs>
            <w:ind w:left="1200"/>
            <w:rPr>
              <w:ins w:id="93" w:author="김 유진" w:date="2020-06-24T16:33:00Z"/>
              <w:noProof/>
            </w:rPr>
          </w:pPr>
          <w:ins w:id="94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"_Toc43908871"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6.2.3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기본키(Primary Key)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_Toc43908871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5" w:author="김 유진" w:date="2020-06-24T16:33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53F4F133" w14:textId="372F92D3" w:rsidR="00B05218" w:rsidRDefault="00B05218">
          <w:pPr>
            <w:pStyle w:val="40"/>
            <w:tabs>
              <w:tab w:val="left" w:pos="1818"/>
              <w:tab w:val="right" w:leader="dot" w:pos="9016"/>
            </w:tabs>
            <w:ind w:left="1200"/>
            <w:rPr>
              <w:ins w:id="96" w:author="김 유진" w:date="2020-06-24T16:33:00Z"/>
              <w:noProof/>
            </w:rPr>
          </w:pPr>
          <w:ins w:id="97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"_Toc43908872"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6.2.4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슈퍼키(Super Key)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_Toc43908872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8" w:author="김 유진" w:date="2020-06-24T16:33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76D62656" w14:textId="68CC89D7" w:rsidR="00B05218" w:rsidRDefault="00B05218">
          <w:pPr>
            <w:pStyle w:val="40"/>
            <w:tabs>
              <w:tab w:val="left" w:pos="1818"/>
              <w:tab w:val="right" w:leader="dot" w:pos="9016"/>
            </w:tabs>
            <w:ind w:left="1200"/>
            <w:rPr>
              <w:ins w:id="99" w:author="김 유진" w:date="2020-06-24T16:33:00Z"/>
              <w:noProof/>
            </w:rPr>
          </w:pPr>
          <w:ins w:id="100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"_Toc43908873"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6.2.5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외래키(Foreign Key)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_Toc43908873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1" w:author="김 유진" w:date="2020-06-24T16:33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1089B844" w14:textId="526686BB" w:rsidR="00B05218" w:rsidRDefault="00B05218">
          <w:pPr>
            <w:pStyle w:val="10"/>
            <w:rPr>
              <w:ins w:id="102" w:author="김 유진" w:date="2020-06-24T16:33:00Z"/>
              <w:noProof/>
            </w:rPr>
          </w:pPr>
          <w:ins w:id="103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"_Toc43908874"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소스 코드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_Toc43908874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4" w:author="김 유진" w:date="2020-06-24T16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0E6EC878" w14:textId="2F0A49EA" w:rsidR="00B05218" w:rsidRDefault="00B05218">
          <w:pPr>
            <w:pStyle w:val="10"/>
            <w:tabs>
              <w:tab w:val="left" w:pos="425"/>
            </w:tabs>
            <w:rPr>
              <w:ins w:id="105" w:author="김 유진" w:date="2020-06-24T16:33:00Z"/>
              <w:noProof/>
            </w:rPr>
          </w:pPr>
          <w:ins w:id="106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"_Toc43908875"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7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_Toc43908875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7" w:author="김 유진" w:date="2020-06-24T16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4B0D6D2C" w14:textId="0103A097" w:rsidR="00B05218" w:rsidRDefault="00B05218">
          <w:pPr>
            <w:pStyle w:val="20"/>
            <w:tabs>
              <w:tab w:val="left" w:pos="1275"/>
              <w:tab w:val="right" w:leader="dot" w:pos="9016"/>
            </w:tabs>
            <w:ind w:left="400"/>
            <w:rPr>
              <w:ins w:id="108" w:author="김 유진" w:date="2020-06-24T16:33:00Z"/>
              <w:noProof/>
            </w:rPr>
          </w:pPr>
          <w:ins w:id="109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"_Toc43908876"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7.1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Main(이채림, 김유진)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_Toc43908876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0" w:author="김 유진" w:date="2020-06-24T16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5D22190F" w14:textId="20FA462F" w:rsidR="00B05218" w:rsidRDefault="00B05218">
          <w:pPr>
            <w:pStyle w:val="10"/>
            <w:tabs>
              <w:tab w:val="left" w:pos="425"/>
            </w:tabs>
            <w:rPr>
              <w:ins w:id="111" w:author="김 유진" w:date="2020-06-24T16:33:00Z"/>
              <w:noProof/>
            </w:rPr>
          </w:pPr>
          <w:ins w:id="112" w:author="김 유진" w:date="2020-06-24T16:33:00Z">
            <w:r w:rsidRPr="00AB4C96">
              <w:rPr>
                <w:rStyle w:val="a9"/>
                <w:noProof/>
              </w:rPr>
              <w:lastRenderedPageBreak/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"_Toc43908877"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8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_Toc43908877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3" w:author="김 유진" w:date="2020-06-24T16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002839C2" w14:textId="1EF582F8" w:rsidR="00B05218" w:rsidRDefault="00B05218">
          <w:pPr>
            <w:pStyle w:val="10"/>
            <w:tabs>
              <w:tab w:val="left" w:pos="425"/>
            </w:tabs>
            <w:rPr>
              <w:ins w:id="114" w:author="김 유진" w:date="2020-06-24T16:33:00Z"/>
              <w:noProof/>
            </w:rPr>
          </w:pPr>
          <w:ins w:id="115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"_Toc43908878"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9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미완성에 대한 추후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_Toc43908878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6" w:author="김 유진" w:date="2020-06-24T16:33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223C6AC5" w14:textId="39C180C1" w:rsidR="00B05218" w:rsidRDefault="00B05218">
          <w:pPr>
            <w:pStyle w:val="10"/>
            <w:tabs>
              <w:tab w:val="left" w:pos="425"/>
            </w:tabs>
            <w:rPr>
              <w:ins w:id="117" w:author="김 유진" w:date="2020-06-24T16:33:00Z"/>
              <w:noProof/>
            </w:rPr>
          </w:pPr>
          <w:ins w:id="118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"_Toc43908879"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10</w:t>
            </w:r>
            <w:r>
              <w:rPr>
                <w:noProof/>
              </w:rPr>
              <w:tab/>
            </w:r>
            <w:r w:rsidRPr="00AB4C96">
              <w:rPr>
                <w:rStyle w:val="a9"/>
                <w:noProof/>
              </w:rPr>
              <w:t>캡스톤 후기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_Toc43908879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9" w:author="김 유진" w:date="2020-06-24T16:33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02D8D041" w14:textId="363776FD" w:rsidR="00B05218" w:rsidRDefault="00B05218">
          <w:pPr>
            <w:pStyle w:val="10"/>
            <w:rPr>
              <w:ins w:id="120" w:author="김 유진" w:date="2020-06-24T16:33:00Z"/>
              <w:noProof/>
            </w:rPr>
          </w:pPr>
          <w:ins w:id="121" w:author="김 유진" w:date="2020-06-24T16:33:00Z">
            <w:r w:rsidRPr="00AB4C96">
              <w:rPr>
                <w:rStyle w:val="a9"/>
                <w:noProof/>
              </w:rPr>
              <w:fldChar w:fldCharType="begin"/>
            </w:r>
            <w:r w:rsidRPr="00AB4C9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"_Toc43908880"</w:instrText>
            </w:r>
            <w:r w:rsidRPr="00AB4C96">
              <w:rPr>
                <w:rStyle w:val="a9"/>
                <w:noProof/>
              </w:rPr>
              <w:instrText xml:space="preserve"> </w:instrText>
            </w:r>
            <w:r w:rsidRPr="00AB4C96">
              <w:rPr>
                <w:rStyle w:val="a9"/>
                <w:noProof/>
              </w:rPr>
              <w:fldChar w:fldCharType="separate"/>
            </w:r>
            <w:r w:rsidRPr="00AB4C96">
              <w:rPr>
                <w:rStyle w:val="a9"/>
                <w:noProof/>
              </w:rPr>
              <w:t>참고문서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_Toc43908880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22" w:author="김 유진" w:date="2020-06-24T16:33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AB4C96">
              <w:rPr>
                <w:rStyle w:val="a9"/>
                <w:noProof/>
              </w:rPr>
              <w:fldChar w:fldCharType="end"/>
            </w:r>
          </w:ins>
        </w:p>
        <w:p w14:paraId="6BB3FCB7" w14:textId="1C0AABF4" w:rsidR="009B535F" w:rsidRDefault="0001505D">
          <w:pPr>
            <w:rPr>
              <w:ins w:id="123" w:author="김 유진" w:date="2020-06-24T01:16:00Z"/>
            </w:rPr>
          </w:pPr>
          <w:ins w:id="124" w:author="김 유진" w:date="2020-06-24T14:31:00Z">
            <w:r>
              <w:fldChar w:fldCharType="end"/>
            </w:r>
          </w:ins>
        </w:p>
        <w:customXmlInsRangeStart w:id="125" w:author="김 유진" w:date="2020-06-24T01:16:00Z"/>
      </w:sdtContent>
    </w:sdt>
    <w:customXmlInsRangeEnd w:id="125"/>
    <w:p w14:paraId="72F2DBC2" w14:textId="77777777" w:rsidR="009B535F" w:rsidRDefault="009B535F" w:rsidP="009B535F">
      <w:pPr>
        <w:rPr>
          <w:ins w:id="126" w:author="김 유진" w:date="2020-06-24T01:16:00Z"/>
          <w:sz w:val="24"/>
          <w:szCs w:val="24"/>
        </w:rPr>
      </w:pPr>
    </w:p>
    <w:p w14:paraId="69E5953D" w14:textId="77777777" w:rsidR="009B535F" w:rsidRDefault="009B535F">
      <w:pPr>
        <w:widowControl/>
        <w:wordWrap/>
        <w:autoSpaceDE/>
        <w:autoSpaceDN/>
        <w:rPr>
          <w:ins w:id="127" w:author="김 유진" w:date="2020-06-24T01:16:00Z"/>
          <w:sz w:val="24"/>
          <w:szCs w:val="24"/>
        </w:rPr>
      </w:pPr>
      <w:ins w:id="128" w:author="김 유진" w:date="2020-06-24T01:16:00Z">
        <w:r>
          <w:rPr>
            <w:sz w:val="24"/>
            <w:szCs w:val="24"/>
          </w:rPr>
          <w:br w:type="page"/>
        </w:r>
      </w:ins>
    </w:p>
    <w:p w14:paraId="279B376D" w14:textId="77777777" w:rsidR="009B535F" w:rsidRDefault="009B535F" w:rsidP="009B535F">
      <w:pPr>
        <w:pStyle w:val="a8"/>
        <w:rPr>
          <w:ins w:id="129" w:author="김 유진" w:date="2020-06-24T01:23:00Z"/>
        </w:rPr>
      </w:pPr>
      <w:bookmarkStart w:id="130" w:name="_Toc43908854"/>
      <w:ins w:id="131" w:author="김 유진" w:date="2020-06-24T01:18:00Z">
        <w:r>
          <w:rPr>
            <w:rFonts w:hint="eastAsia"/>
          </w:rPr>
          <w:lastRenderedPageBreak/>
          <w:t xml:space="preserve">프로젝트 </w:t>
        </w:r>
      </w:ins>
      <w:ins w:id="132" w:author="김 유진" w:date="2020-06-24T01:23:00Z">
        <w:r>
          <w:rPr>
            <w:rFonts w:hint="eastAsia"/>
          </w:rPr>
          <w:t>설명</w:t>
        </w:r>
        <w:bookmarkEnd w:id="130"/>
      </w:ins>
    </w:p>
    <w:p w14:paraId="08AA2A84" w14:textId="77777777" w:rsidR="0008001B" w:rsidRDefault="000F6EAA">
      <w:pPr>
        <w:pStyle w:val="1"/>
        <w:numPr>
          <w:ilvl w:val="0"/>
          <w:numId w:val="2"/>
        </w:numPr>
        <w:rPr>
          <w:ins w:id="133" w:author="김 유진" w:date="2020-06-24T01:24:00Z"/>
        </w:rPr>
        <w:pPrChange w:id="134" w:author="김 유진" w:date="2020-06-24T01:33:00Z">
          <w:pPr>
            <w:pStyle w:val="a8"/>
            <w:numPr>
              <w:numId w:val="1"/>
            </w:numPr>
            <w:ind w:left="425" w:hanging="425"/>
          </w:pPr>
        </w:pPrChange>
      </w:pPr>
      <w:bookmarkStart w:id="135" w:name="_Toc43908855"/>
      <w:ins w:id="136" w:author="김 유진" w:date="2020-06-24T01:27:00Z">
        <w:r>
          <w:rPr>
            <w:rFonts w:hint="eastAsia"/>
          </w:rPr>
          <w:t>소개</w:t>
        </w:r>
      </w:ins>
      <w:bookmarkEnd w:id="135"/>
    </w:p>
    <w:p w14:paraId="032DBC3C" w14:textId="77777777" w:rsidR="0008001B" w:rsidRPr="00D312B1" w:rsidRDefault="0008001B">
      <w:pPr>
        <w:ind w:left="425"/>
        <w:rPr>
          <w:ins w:id="137" w:author="김 유진" w:date="2020-06-24T09:31:00Z"/>
          <w:sz w:val="22"/>
          <w:rPrChange w:id="138" w:author="김 유진" w:date="2020-06-24T09:31:00Z">
            <w:rPr>
              <w:ins w:id="139" w:author="김 유진" w:date="2020-06-24T09:31:00Z"/>
            </w:rPr>
          </w:rPrChange>
        </w:rPr>
      </w:pPr>
      <w:ins w:id="140" w:author="김 유진" w:date="2020-06-24T01:24:00Z">
        <w:r w:rsidRPr="00D312B1">
          <w:rPr>
            <w:sz w:val="22"/>
            <w:rPrChange w:id="141" w:author="김 유진" w:date="2020-06-24T09:31:00Z">
              <w:rPr/>
            </w:rPrChange>
          </w:rPr>
          <w:t xml:space="preserve">: </w:t>
        </w:r>
      </w:ins>
      <w:ins w:id="142" w:author="김 유진" w:date="2020-06-24T01:32:00Z">
        <w:r w:rsidR="000F6EAA" w:rsidRPr="00D312B1">
          <w:rPr>
            <w:rFonts w:hint="eastAsia"/>
            <w:sz w:val="22"/>
            <w:rPrChange w:id="143" w:author="김 유진" w:date="2020-06-24T09:31:00Z">
              <w:rPr>
                <w:rFonts w:hint="eastAsia"/>
              </w:rPr>
            </w:rPrChange>
          </w:rPr>
          <w:t>프로그래머가</w:t>
        </w:r>
        <w:r w:rsidR="000F6EAA" w:rsidRPr="00D312B1">
          <w:rPr>
            <w:sz w:val="22"/>
            <w:rPrChange w:id="144" w:author="김 유진" w:date="2020-06-24T09:31:00Z">
              <w:rPr/>
            </w:rPrChange>
          </w:rPr>
          <w:t xml:space="preserve"> 프로젝트를 하면서 필요한 기능 구현에 맞는 참고 코드를 찾는 것은 어렵다. N**er, G**gle 등에는 외국 사이트가 많이 나온다. 이번 프로젝트는 이런 찾는 어려움을 최소화하기 위해 자신이 만든 소스코드를 외부로 공개하고 또한 개발자로서 재능을 의뢰를 맡아 돈을 벌 수 있는 홈페이지이다.</w:t>
        </w:r>
      </w:ins>
    </w:p>
    <w:p w14:paraId="0C9AF8B5" w14:textId="77777777" w:rsidR="00075DFA" w:rsidRDefault="00D312B1" w:rsidP="00075DFA">
      <w:pPr>
        <w:pStyle w:val="1"/>
        <w:numPr>
          <w:ilvl w:val="0"/>
          <w:numId w:val="2"/>
        </w:numPr>
        <w:rPr>
          <w:ins w:id="145" w:author="김 유진" w:date="2020-06-24T09:31:00Z"/>
        </w:rPr>
      </w:pPr>
      <w:bookmarkStart w:id="146" w:name="_Toc43908856"/>
      <w:ins w:id="147" w:author="김 유진" w:date="2020-06-24T09:31:00Z">
        <w:r>
          <w:rPr>
            <w:rFonts w:hint="eastAsia"/>
          </w:rPr>
          <w:t>개발 환경</w:t>
        </w:r>
        <w:bookmarkEnd w:id="146"/>
      </w:ins>
    </w:p>
    <w:p w14:paraId="3043DFFE" w14:textId="77777777" w:rsidR="00D312B1" w:rsidRDefault="00D312B1">
      <w:pPr>
        <w:pStyle w:val="2"/>
        <w:ind w:firstLine="425"/>
        <w:rPr>
          <w:ins w:id="148" w:author="김 유진" w:date="2020-06-24T09:32:00Z"/>
        </w:rPr>
        <w:pPrChange w:id="149" w:author="김 유진" w:date="2020-06-24T09:39:00Z">
          <w:pPr>
            <w:ind w:left="425"/>
          </w:pPr>
        </w:pPrChange>
      </w:pPr>
      <w:bookmarkStart w:id="150" w:name="_Toc43908857"/>
      <w:ins w:id="151" w:author="김 유진" w:date="2020-06-24T09:32:00Z">
        <w:r w:rsidRPr="005357E9">
          <w:rPr>
            <w:rFonts w:hint="eastAsia"/>
          </w:rPr>
          <w:t>프로젝트에</w:t>
        </w:r>
        <w:r w:rsidRPr="005357E9">
          <w:t xml:space="preserve"> </w:t>
        </w:r>
        <w:r w:rsidRPr="005357E9">
          <w:rPr>
            <w:rFonts w:hint="eastAsia"/>
          </w:rPr>
          <w:t>사용된</w:t>
        </w:r>
        <w:r w:rsidRPr="005357E9">
          <w:t xml:space="preserve"> </w:t>
        </w:r>
        <w:r w:rsidRPr="0062087C">
          <w:rPr>
            <w:rFonts w:hint="eastAsia"/>
          </w:rPr>
          <w:t>툴</w:t>
        </w:r>
        <w:r w:rsidRPr="0062087C">
          <w:t xml:space="preserve"> </w:t>
        </w:r>
        <w:r w:rsidRPr="0062087C">
          <w:rPr>
            <w:rFonts w:hint="eastAsia"/>
          </w:rPr>
          <w:t>및</w:t>
        </w:r>
        <w:r w:rsidRPr="0062087C">
          <w:t xml:space="preserve"> </w:t>
        </w:r>
        <w:r w:rsidRPr="00597FC9">
          <w:rPr>
            <w:rFonts w:hint="eastAsia"/>
          </w:rPr>
          <w:t>개발</w:t>
        </w:r>
        <w:r w:rsidRPr="00DE223C">
          <w:t xml:space="preserve"> </w:t>
        </w:r>
        <w:r w:rsidRPr="00DE223C">
          <w:rPr>
            <w:rFonts w:hint="eastAsia"/>
          </w:rPr>
          <w:t>환경</w:t>
        </w:r>
        <w:bookmarkEnd w:id="150"/>
      </w:ins>
    </w:p>
    <w:p w14:paraId="36F4F280" w14:textId="77777777" w:rsidR="00D312B1" w:rsidRDefault="00D312B1">
      <w:pPr>
        <w:pStyle w:val="3"/>
        <w:ind w:left="1000" w:hanging="400"/>
        <w:rPr>
          <w:ins w:id="152" w:author="김 유진" w:date="2020-06-24T09:32:00Z"/>
        </w:rPr>
        <w:pPrChange w:id="153" w:author="김 유진" w:date="2020-06-24T09:39:00Z">
          <w:pPr>
            <w:ind w:left="425"/>
          </w:pPr>
        </w:pPrChange>
      </w:pPr>
      <w:bookmarkStart w:id="154" w:name="_Toc43908858"/>
      <w:ins w:id="155" w:author="김 유진" w:date="2020-06-24T09:32:00Z">
        <w:r>
          <w:rPr>
            <w:rFonts w:hint="eastAsia"/>
          </w:rPr>
          <w:t>(사용 환경</w:t>
        </w:r>
        <w:r>
          <w:t>)</w:t>
        </w:r>
        <w:bookmarkEnd w:id="154"/>
      </w:ins>
    </w:p>
    <w:tbl>
      <w:tblPr>
        <w:tblStyle w:val="a7"/>
        <w:tblW w:w="0" w:type="auto"/>
        <w:tblInd w:w="425" w:type="dxa"/>
        <w:tblLook w:val="04A0" w:firstRow="1" w:lastRow="0" w:firstColumn="1" w:lastColumn="0" w:noHBand="0" w:noVBand="1"/>
      </w:tblPr>
      <w:tblGrid>
        <w:gridCol w:w="4295"/>
        <w:gridCol w:w="4296"/>
        <w:tblGridChange w:id="156">
          <w:tblGrid>
            <w:gridCol w:w="4295"/>
            <w:gridCol w:w="4296"/>
          </w:tblGrid>
        </w:tblGridChange>
      </w:tblGrid>
      <w:tr w:rsidR="00366B6B" w14:paraId="37F2C6EA" w14:textId="77777777" w:rsidTr="00727386">
        <w:trPr>
          <w:ins w:id="157" w:author="김 유진" w:date="2020-06-24T09:34:00Z"/>
        </w:trPr>
        <w:tc>
          <w:tcPr>
            <w:tcW w:w="4508" w:type="dxa"/>
            <w:shd w:val="clear" w:color="auto" w:fill="ED7D31" w:themeFill="accent2"/>
          </w:tcPr>
          <w:p w14:paraId="6E07DDEB" w14:textId="77777777" w:rsidR="00727386" w:rsidRPr="006B21B9" w:rsidRDefault="00727386">
            <w:pPr>
              <w:jc w:val="center"/>
              <w:rPr>
                <w:ins w:id="158" w:author="김 유진" w:date="2020-06-24T09:34:00Z"/>
                <w:b/>
                <w:bCs/>
                <w:sz w:val="22"/>
                <w:rPrChange w:id="159" w:author="김 유진" w:date="2020-06-24T09:35:00Z">
                  <w:rPr>
                    <w:ins w:id="160" w:author="김 유진" w:date="2020-06-24T09:34:00Z"/>
                    <w:sz w:val="22"/>
                  </w:rPr>
                </w:rPrChange>
              </w:rPr>
              <w:pPrChange w:id="161" w:author="김 유진" w:date="2020-06-24T09:35:00Z">
                <w:pPr/>
              </w:pPrChange>
            </w:pPr>
            <w:ins w:id="162" w:author="김 유진" w:date="2020-06-24T09:34:00Z">
              <w:r w:rsidRPr="006B21B9">
                <w:rPr>
                  <w:rFonts w:hint="eastAsia"/>
                  <w:b/>
                  <w:bCs/>
                  <w:sz w:val="22"/>
                  <w:rPrChange w:id="163" w:author="김 유진" w:date="2020-06-24T09:35:00Z">
                    <w:rPr>
                      <w:rFonts w:hint="eastAsia"/>
                      <w:sz w:val="22"/>
                    </w:rPr>
                  </w:rPrChange>
                </w:rPr>
                <w:t>이름</w:t>
              </w:r>
            </w:ins>
          </w:p>
        </w:tc>
        <w:tc>
          <w:tcPr>
            <w:tcW w:w="4508" w:type="dxa"/>
            <w:shd w:val="clear" w:color="auto" w:fill="ED7D31" w:themeFill="accent2"/>
          </w:tcPr>
          <w:p w14:paraId="3ED9788E" w14:textId="77777777" w:rsidR="00727386" w:rsidRPr="006B21B9" w:rsidRDefault="006B21B9">
            <w:pPr>
              <w:jc w:val="center"/>
              <w:rPr>
                <w:ins w:id="164" w:author="김 유진" w:date="2020-06-24T09:34:00Z"/>
                <w:b/>
                <w:bCs/>
                <w:sz w:val="22"/>
                <w:rPrChange w:id="165" w:author="김 유진" w:date="2020-06-24T09:35:00Z">
                  <w:rPr>
                    <w:ins w:id="166" w:author="김 유진" w:date="2020-06-24T09:34:00Z"/>
                    <w:sz w:val="22"/>
                  </w:rPr>
                </w:rPrChange>
              </w:rPr>
              <w:pPrChange w:id="167" w:author="김 유진" w:date="2020-06-24T09:35:00Z">
                <w:pPr/>
              </w:pPrChange>
            </w:pPr>
            <w:ins w:id="168" w:author="김 유진" w:date="2020-06-24T09:35:00Z">
              <w:r w:rsidRPr="006B21B9">
                <w:rPr>
                  <w:rFonts w:hint="eastAsia"/>
                  <w:b/>
                  <w:bCs/>
                  <w:sz w:val="22"/>
                  <w:rPrChange w:id="169" w:author="김 유진" w:date="2020-06-24T09:35:00Z">
                    <w:rPr>
                      <w:rFonts w:hint="eastAsia"/>
                      <w:sz w:val="22"/>
                    </w:rPr>
                  </w:rPrChange>
                </w:rPr>
                <w:t>정보</w:t>
              </w:r>
            </w:ins>
          </w:p>
        </w:tc>
      </w:tr>
      <w:tr w:rsidR="00366B6B" w14:paraId="5147674D" w14:textId="77777777" w:rsidTr="00727386">
        <w:trPr>
          <w:ins w:id="170" w:author="김 유진" w:date="2020-06-24T09:34:00Z"/>
        </w:trPr>
        <w:tc>
          <w:tcPr>
            <w:tcW w:w="4508" w:type="dxa"/>
            <w:shd w:val="clear" w:color="auto" w:fill="FFFFFF" w:themeFill="background1"/>
          </w:tcPr>
          <w:p w14:paraId="77C5C4FD" w14:textId="77777777" w:rsidR="00727386" w:rsidRDefault="006B21B9">
            <w:pPr>
              <w:jc w:val="center"/>
              <w:rPr>
                <w:ins w:id="171" w:author="김 유진" w:date="2020-06-24T09:34:00Z"/>
                <w:sz w:val="22"/>
              </w:rPr>
              <w:pPrChange w:id="172" w:author="김 유진" w:date="2020-06-24T09:35:00Z">
                <w:pPr/>
              </w:pPrChange>
            </w:pPr>
            <w:ins w:id="173" w:author="김 유진" w:date="2020-06-24T09:35:00Z">
              <w:r>
                <w:rPr>
                  <w:rFonts w:hint="eastAsia"/>
                  <w:sz w:val="22"/>
                </w:rPr>
                <w:t>W</w:t>
              </w:r>
              <w:r>
                <w:rPr>
                  <w:sz w:val="22"/>
                </w:rPr>
                <w:t xml:space="preserve">indows </w:t>
              </w:r>
              <w:r>
                <w:rPr>
                  <w:rFonts w:hint="eastAsia"/>
                  <w:sz w:val="22"/>
                </w:rPr>
                <w:t>버전</w:t>
              </w:r>
            </w:ins>
          </w:p>
        </w:tc>
        <w:tc>
          <w:tcPr>
            <w:tcW w:w="4508" w:type="dxa"/>
            <w:shd w:val="clear" w:color="auto" w:fill="FFFFFF" w:themeFill="background1"/>
          </w:tcPr>
          <w:p w14:paraId="792310C6" w14:textId="77777777" w:rsidR="00727386" w:rsidRDefault="00366B6B" w:rsidP="00D312B1">
            <w:pPr>
              <w:rPr>
                <w:ins w:id="174" w:author="김 유진" w:date="2020-06-24T09:34:00Z"/>
                <w:sz w:val="22"/>
              </w:rPr>
            </w:pPr>
            <w:ins w:id="175" w:author="김 유진" w:date="2020-06-24T09:36:00Z">
              <w:r>
                <w:rPr>
                  <w:rFonts w:hint="eastAsia"/>
                  <w:sz w:val="22"/>
                </w:rPr>
                <w:t>W</w:t>
              </w:r>
              <w:r>
                <w:rPr>
                  <w:sz w:val="22"/>
                </w:rPr>
                <w:t>indows 10 Home</w:t>
              </w:r>
            </w:ins>
          </w:p>
        </w:tc>
      </w:tr>
      <w:tr w:rsidR="00366B6B" w:rsidRPr="00B736F2" w14:paraId="06FA89CA" w14:textId="77777777" w:rsidTr="0094539F">
        <w:tblPrEx>
          <w:tblW w:w="0" w:type="auto"/>
          <w:tblInd w:w="425" w:type="dxa"/>
          <w:tblPrExChange w:id="176" w:author="김 유진" w:date="2020-06-24T09:38:00Z">
            <w:tblPrEx>
              <w:tblW w:w="0" w:type="auto"/>
              <w:tblInd w:w="425" w:type="dxa"/>
            </w:tblPrEx>
          </w:tblPrExChange>
        </w:tblPrEx>
        <w:trPr>
          <w:ins w:id="177" w:author="김 유진" w:date="2020-06-24T09:34:00Z"/>
        </w:trPr>
        <w:tc>
          <w:tcPr>
            <w:tcW w:w="4508" w:type="dxa"/>
            <w:shd w:val="clear" w:color="auto" w:fill="FFFFFF" w:themeFill="background1"/>
            <w:vAlign w:val="center"/>
            <w:tcPrChange w:id="178" w:author="김 유진" w:date="2020-06-24T09:38:00Z">
              <w:tcPr>
                <w:tcW w:w="4508" w:type="dxa"/>
                <w:shd w:val="clear" w:color="auto" w:fill="FFFFFF" w:themeFill="background1"/>
              </w:tcPr>
            </w:tcPrChange>
          </w:tcPr>
          <w:p w14:paraId="3B52DA0D" w14:textId="77777777" w:rsidR="00727386" w:rsidRDefault="00366B6B">
            <w:pPr>
              <w:jc w:val="center"/>
              <w:rPr>
                <w:ins w:id="179" w:author="김 유진" w:date="2020-06-24T09:34:00Z"/>
                <w:sz w:val="22"/>
              </w:rPr>
              <w:pPrChange w:id="180" w:author="김 유진" w:date="2020-06-24T09:38:00Z">
                <w:pPr/>
              </w:pPrChange>
            </w:pPr>
            <w:ins w:id="181" w:author="김 유진" w:date="2020-06-24T09:36:00Z">
              <w:r>
                <w:rPr>
                  <w:rFonts w:hint="eastAsia"/>
                  <w:sz w:val="22"/>
                </w:rPr>
                <w:t>프로세서</w:t>
              </w:r>
            </w:ins>
          </w:p>
        </w:tc>
        <w:tc>
          <w:tcPr>
            <w:tcW w:w="4508" w:type="dxa"/>
            <w:shd w:val="clear" w:color="auto" w:fill="FFFFFF" w:themeFill="background1"/>
            <w:tcPrChange w:id="182" w:author="김 유진" w:date="2020-06-24T09:38:00Z">
              <w:tcPr>
                <w:tcW w:w="4508" w:type="dxa"/>
                <w:shd w:val="clear" w:color="auto" w:fill="FFFFFF" w:themeFill="background1"/>
              </w:tcPr>
            </w:tcPrChange>
          </w:tcPr>
          <w:p w14:paraId="7483FFD5" w14:textId="77777777" w:rsidR="00727386" w:rsidRPr="0094539F" w:rsidRDefault="00366B6B" w:rsidP="00D312B1">
            <w:pPr>
              <w:rPr>
                <w:ins w:id="183" w:author="김 유진" w:date="2020-06-24T09:34:00Z"/>
                <w:sz w:val="22"/>
                <w:lang w:val="pt-BR"/>
                <w:rPrChange w:id="184" w:author="김 유진" w:date="2020-06-24T09:37:00Z">
                  <w:rPr>
                    <w:ins w:id="185" w:author="김 유진" w:date="2020-06-24T09:34:00Z"/>
                    <w:sz w:val="22"/>
                  </w:rPr>
                </w:rPrChange>
              </w:rPr>
            </w:pPr>
            <w:ins w:id="186" w:author="김 유진" w:date="2020-06-24T09:37:00Z">
              <w:r w:rsidRPr="0094539F">
                <w:rPr>
                  <w:sz w:val="22"/>
                  <w:lang w:val="pt-BR"/>
                  <w:rPrChange w:id="187" w:author="김 유진" w:date="2020-06-24T09:37:00Z">
                    <w:rPr>
                      <w:sz w:val="22"/>
                    </w:rPr>
                  </w:rPrChange>
                </w:rPr>
                <w:t>Intel(R) Core(T</w:t>
              </w:r>
              <w:r w:rsidR="0094539F" w:rsidRPr="0094539F">
                <w:rPr>
                  <w:sz w:val="22"/>
                  <w:lang w:val="pt-BR"/>
                  <w:rPrChange w:id="188" w:author="김 유진" w:date="2020-06-24T09:37:00Z">
                    <w:rPr>
                      <w:sz w:val="22"/>
                    </w:rPr>
                  </w:rPrChange>
                </w:rPr>
                <w:t>M</w:t>
              </w:r>
              <w:r w:rsidRPr="0094539F">
                <w:rPr>
                  <w:sz w:val="22"/>
                  <w:lang w:val="pt-BR"/>
                  <w:rPrChange w:id="189" w:author="김 유진" w:date="2020-06-24T09:37:00Z">
                    <w:rPr>
                      <w:sz w:val="22"/>
                    </w:rPr>
                  </w:rPrChange>
                </w:rPr>
                <w:t>)</w:t>
              </w:r>
              <w:r w:rsidR="0094539F" w:rsidRPr="0094539F">
                <w:rPr>
                  <w:sz w:val="22"/>
                  <w:lang w:val="pt-BR"/>
                  <w:rPrChange w:id="190" w:author="김 유진" w:date="2020-06-24T09:37:00Z">
                    <w:rPr>
                      <w:sz w:val="22"/>
                    </w:rPr>
                  </w:rPrChange>
                </w:rPr>
                <w:t xml:space="preserve"> i</w:t>
              </w:r>
              <w:r w:rsidR="0094539F">
                <w:rPr>
                  <w:sz w:val="22"/>
                  <w:lang w:val="pt-BR"/>
                </w:rPr>
                <w:t>5-6200U CPU @ 2.30GHz 2.40</w:t>
              </w:r>
              <w:r w:rsidR="0094539F">
                <w:rPr>
                  <w:rFonts w:hint="eastAsia"/>
                  <w:sz w:val="22"/>
                  <w:lang w:val="pt-BR"/>
                </w:rPr>
                <w:t>G</w:t>
              </w:r>
              <w:r w:rsidR="0094539F">
                <w:rPr>
                  <w:sz w:val="22"/>
                  <w:lang w:val="pt-BR"/>
                </w:rPr>
                <w:t>Hz</w:t>
              </w:r>
            </w:ins>
          </w:p>
        </w:tc>
      </w:tr>
      <w:tr w:rsidR="00366B6B" w:rsidRPr="0094539F" w14:paraId="127721EF" w14:textId="77777777" w:rsidTr="0094539F">
        <w:tblPrEx>
          <w:tblW w:w="0" w:type="auto"/>
          <w:tblInd w:w="425" w:type="dxa"/>
          <w:tblPrExChange w:id="191" w:author="김 유진" w:date="2020-06-24T09:38:00Z">
            <w:tblPrEx>
              <w:tblW w:w="0" w:type="auto"/>
              <w:tblInd w:w="425" w:type="dxa"/>
            </w:tblPrEx>
          </w:tblPrExChange>
        </w:tblPrEx>
        <w:trPr>
          <w:ins w:id="192" w:author="김 유진" w:date="2020-06-24T09:34:00Z"/>
        </w:trPr>
        <w:tc>
          <w:tcPr>
            <w:tcW w:w="4508" w:type="dxa"/>
            <w:shd w:val="clear" w:color="auto" w:fill="FFFFFF" w:themeFill="background1"/>
            <w:vAlign w:val="center"/>
            <w:tcPrChange w:id="193" w:author="김 유진" w:date="2020-06-24T09:38:00Z">
              <w:tcPr>
                <w:tcW w:w="4508" w:type="dxa"/>
                <w:shd w:val="clear" w:color="auto" w:fill="FFFFFF" w:themeFill="background1"/>
              </w:tcPr>
            </w:tcPrChange>
          </w:tcPr>
          <w:p w14:paraId="5484C427" w14:textId="77777777" w:rsidR="00727386" w:rsidRPr="0094539F" w:rsidRDefault="0094539F">
            <w:pPr>
              <w:jc w:val="center"/>
              <w:rPr>
                <w:ins w:id="194" w:author="김 유진" w:date="2020-06-24T09:34:00Z"/>
                <w:sz w:val="22"/>
                <w:lang w:val="pt-BR"/>
                <w:rPrChange w:id="195" w:author="김 유진" w:date="2020-06-24T09:37:00Z">
                  <w:rPr>
                    <w:ins w:id="196" w:author="김 유진" w:date="2020-06-24T09:34:00Z"/>
                    <w:sz w:val="22"/>
                  </w:rPr>
                </w:rPrChange>
              </w:rPr>
              <w:pPrChange w:id="197" w:author="김 유진" w:date="2020-06-24T09:38:00Z">
                <w:pPr/>
              </w:pPrChange>
            </w:pPr>
            <w:ins w:id="198" w:author="김 유진" w:date="2020-06-24T09:38:00Z">
              <w:r>
                <w:rPr>
                  <w:rFonts w:hint="eastAsia"/>
                  <w:sz w:val="22"/>
                  <w:lang w:val="pt-BR"/>
                </w:rPr>
                <w:t xml:space="preserve">시스템 종류 및 </w:t>
              </w:r>
              <w:r>
                <w:rPr>
                  <w:sz w:val="22"/>
                  <w:lang w:val="pt-BR"/>
                </w:rPr>
                <w:t>RAM</w:t>
              </w:r>
            </w:ins>
          </w:p>
        </w:tc>
        <w:tc>
          <w:tcPr>
            <w:tcW w:w="4508" w:type="dxa"/>
            <w:shd w:val="clear" w:color="auto" w:fill="FFFFFF" w:themeFill="background1"/>
            <w:tcPrChange w:id="199" w:author="김 유진" w:date="2020-06-24T09:38:00Z">
              <w:tcPr>
                <w:tcW w:w="4508" w:type="dxa"/>
                <w:shd w:val="clear" w:color="auto" w:fill="FFFFFF" w:themeFill="background1"/>
              </w:tcPr>
            </w:tcPrChange>
          </w:tcPr>
          <w:p w14:paraId="0465E7BC" w14:textId="77777777" w:rsidR="00727386" w:rsidRDefault="0094539F" w:rsidP="00D312B1">
            <w:pPr>
              <w:rPr>
                <w:ins w:id="200" w:author="김 유진" w:date="2020-06-24T09:38:00Z"/>
                <w:sz w:val="22"/>
                <w:lang w:val="pt-BR"/>
              </w:rPr>
            </w:pPr>
            <w:ins w:id="201" w:author="김 유진" w:date="2020-06-24T09:38:00Z">
              <w:r>
                <w:rPr>
                  <w:rFonts w:hint="eastAsia"/>
                  <w:sz w:val="22"/>
                  <w:lang w:val="pt-BR"/>
                </w:rPr>
                <w:t>6</w:t>
              </w:r>
              <w:r>
                <w:rPr>
                  <w:sz w:val="22"/>
                  <w:lang w:val="pt-BR"/>
                </w:rPr>
                <w:t>4</w:t>
              </w:r>
              <w:r>
                <w:rPr>
                  <w:rFonts w:hint="eastAsia"/>
                  <w:sz w:val="22"/>
                  <w:lang w:val="pt-BR"/>
                </w:rPr>
                <w:t xml:space="preserve">비트 운영체제 </w:t>
              </w:r>
              <w:r>
                <w:rPr>
                  <w:sz w:val="22"/>
                  <w:lang w:val="pt-BR"/>
                </w:rPr>
                <w:t xml:space="preserve">/ </w:t>
              </w:r>
              <w:r>
                <w:rPr>
                  <w:rFonts w:hint="eastAsia"/>
                  <w:sz w:val="22"/>
                  <w:lang w:val="pt-BR"/>
                </w:rPr>
                <w:t>x</w:t>
              </w:r>
              <w:r>
                <w:rPr>
                  <w:sz w:val="22"/>
                  <w:lang w:val="pt-BR"/>
                </w:rPr>
                <w:t xml:space="preserve">64 </w:t>
              </w:r>
              <w:r>
                <w:rPr>
                  <w:rFonts w:hint="eastAsia"/>
                  <w:sz w:val="22"/>
                  <w:lang w:val="pt-BR"/>
                </w:rPr>
                <w:t>기반 프로세서</w:t>
              </w:r>
            </w:ins>
          </w:p>
          <w:p w14:paraId="5477C96C" w14:textId="77777777" w:rsidR="0094539F" w:rsidRPr="0094539F" w:rsidRDefault="0094539F" w:rsidP="00D312B1">
            <w:pPr>
              <w:rPr>
                <w:ins w:id="202" w:author="김 유진" w:date="2020-06-24T09:34:00Z"/>
                <w:sz w:val="22"/>
                <w:lang w:val="pt-BR"/>
                <w:rPrChange w:id="203" w:author="김 유진" w:date="2020-06-24T09:37:00Z">
                  <w:rPr>
                    <w:ins w:id="204" w:author="김 유진" w:date="2020-06-24T09:34:00Z"/>
                    <w:sz w:val="22"/>
                  </w:rPr>
                </w:rPrChange>
              </w:rPr>
            </w:pPr>
            <w:ins w:id="205" w:author="김 유진" w:date="2020-06-24T09:38:00Z">
              <w:r>
                <w:rPr>
                  <w:rFonts w:hint="eastAsia"/>
                  <w:sz w:val="22"/>
                  <w:lang w:val="pt-BR"/>
                </w:rPr>
                <w:t>8</w:t>
              </w:r>
              <w:r>
                <w:rPr>
                  <w:sz w:val="22"/>
                  <w:lang w:val="pt-BR"/>
                </w:rPr>
                <w:t>.00</w:t>
              </w:r>
              <w:r>
                <w:rPr>
                  <w:rFonts w:hint="eastAsia"/>
                  <w:sz w:val="22"/>
                  <w:lang w:val="pt-BR"/>
                </w:rPr>
                <w:t>G</w:t>
              </w:r>
              <w:r>
                <w:rPr>
                  <w:sz w:val="22"/>
                  <w:lang w:val="pt-BR"/>
                </w:rPr>
                <w:t>B</w:t>
              </w:r>
            </w:ins>
          </w:p>
        </w:tc>
      </w:tr>
    </w:tbl>
    <w:p w14:paraId="7F5D7E4D" w14:textId="77777777" w:rsidR="00727386" w:rsidRDefault="00727386">
      <w:pPr>
        <w:rPr>
          <w:ins w:id="206" w:author="김 유진" w:date="2020-06-24T09:39:00Z"/>
          <w:sz w:val="22"/>
          <w:lang w:val="pt-BR"/>
        </w:rPr>
        <w:pPrChange w:id="207" w:author="김 유진" w:date="2020-06-24T14:39:00Z">
          <w:pPr>
            <w:ind w:left="425"/>
          </w:pPr>
        </w:pPrChange>
      </w:pPr>
    </w:p>
    <w:p w14:paraId="40C33DD1" w14:textId="77777777" w:rsidR="0094539F" w:rsidRDefault="0094539F">
      <w:pPr>
        <w:pStyle w:val="3"/>
        <w:ind w:left="1000" w:hanging="400"/>
        <w:rPr>
          <w:ins w:id="208" w:author="김 유진" w:date="2020-06-24T09:40:00Z"/>
          <w:lang w:val="pt-BR"/>
        </w:rPr>
        <w:pPrChange w:id="209" w:author="김 유진" w:date="2020-06-24T09:40:00Z">
          <w:pPr>
            <w:ind w:left="425"/>
          </w:pPr>
        </w:pPrChange>
      </w:pPr>
      <w:bookmarkStart w:id="210" w:name="_Toc43908859"/>
      <w:ins w:id="211" w:author="김 유진" w:date="2020-06-24T09:39:00Z">
        <w:r>
          <w:rPr>
            <w:lang w:val="pt-BR"/>
          </w:rPr>
          <w:t>(</w:t>
        </w:r>
        <w:r>
          <w:rPr>
            <w:rFonts w:hint="eastAsia"/>
            <w:lang w:val="pt-BR"/>
          </w:rPr>
          <w:t>개발에 사용한 툴</w:t>
        </w:r>
        <w:r>
          <w:rPr>
            <w:lang w:val="pt-BR"/>
          </w:rPr>
          <w:t>)</w:t>
        </w:r>
      </w:ins>
      <w:bookmarkEnd w:id="210"/>
    </w:p>
    <w:tbl>
      <w:tblPr>
        <w:tblStyle w:val="a7"/>
        <w:tblW w:w="8600" w:type="dxa"/>
        <w:tblInd w:w="425" w:type="dxa"/>
        <w:tblLook w:val="04A0" w:firstRow="1" w:lastRow="0" w:firstColumn="1" w:lastColumn="0" w:noHBand="0" w:noVBand="1"/>
        <w:tblPrChange w:id="212" w:author="김 유진" w:date="2020-06-24T09:48:00Z">
          <w:tblPr>
            <w:tblStyle w:val="a7"/>
            <w:tblW w:w="0" w:type="auto"/>
            <w:tblInd w:w="425" w:type="dxa"/>
            <w:tblLook w:val="04A0" w:firstRow="1" w:lastRow="0" w:firstColumn="1" w:lastColumn="0" w:noHBand="0" w:noVBand="1"/>
          </w:tblPr>
        </w:tblPrChange>
      </w:tblPr>
      <w:tblGrid>
        <w:gridCol w:w="1838"/>
        <w:gridCol w:w="993"/>
        <w:gridCol w:w="5769"/>
        <w:tblGridChange w:id="213">
          <w:tblGrid>
            <w:gridCol w:w="972"/>
            <w:gridCol w:w="782"/>
            <w:gridCol w:w="84"/>
            <w:gridCol w:w="993"/>
            <w:gridCol w:w="5760"/>
            <w:gridCol w:w="9"/>
          </w:tblGrid>
        </w:tblGridChange>
      </w:tblGrid>
      <w:tr w:rsidR="00687CB6" w14:paraId="17D56171" w14:textId="77777777" w:rsidTr="00687CB6">
        <w:trPr>
          <w:ins w:id="214" w:author="김 유진" w:date="2020-06-24T09:40:00Z"/>
          <w:trPrChange w:id="215" w:author="김 유진" w:date="2020-06-24T09:48:00Z">
            <w:trPr>
              <w:gridAfter w:val="0"/>
            </w:trPr>
          </w:trPrChange>
        </w:trPr>
        <w:tc>
          <w:tcPr>
            <w:tcW w:w="1838" w:type="dxa"/>
            <w:shd w:val="clear" w:color="auto" w:fill="ED7D31" w:themeFill="accent2"/>
            <w:tcPrChange w:id="216" w:author="김 유진" w:date="2020-06-24T09:48:00Z">
              <w:tcPr>
                <w:tcW w:w="2264" w:type="dxa"/>
                <w:shd w:val="clear" w:color="auto" w:fill="ED7D31" w:themeFill="accent2"/>
              </w:tcPr>
            </w:tcPrChange>
          </w:tcPr>
          <w:p w14:paraId="1D275FDB" w14:textId="77777777" w:rsidR="0085643D" w:rsidRPr="00687CB6" w:rsidRDefault="0085643D">
            <w:pPr>
              <w:jc w:val="center"/>
              <w:rPr>
                <w:ins w:id="217" w:author="김 유진" w:date="2020-06-24T09:40:00Z"/>
                <w:b/>
                <w:bCs/>
                <w:sz w:val="22"/>
                <w:lang w:val="pt-BR"/>
                <w:rPrChange w:id="218" w:author="김 유진" w:date="2020-06-24T09:49:00Z">
                  <w:rPr>
                    <w:ins w:id="219" w:author="김 유진" w:date="2020-06-24T09:40:00Z"/>
                    <w:sz w:val="22"/>
                    <w:lang w:val="pt-BR"/>
                  </w:rPr>
                </w:rPrChange>
              </w:rPr>
              <w:pPrChange w:id="220" w:author="김 유진" w:date="2020-06-24T09:42:00Z">
                <w:pPr/>
              </w:pPrChange>
            </w:pPr>
            <w:ins w:id="221" w:author="김 유진" w:date="2020-06-24T09:40:00Z">
              <w:r w:rsidRPr="00687CB6">
                <w:rPr>
                  <w:rFonts w:hint="eastAsia"/>
                  <w:b/>
                  <w:bCs/>
                  <w:sz w:val="22"/>
                  <w:lang w:val="pt-BR"/>
                  <w:rPrChange w:id="222" w:author="김 유진" w:date="2020-06-24T09:49:00Z">
                    <w:rPr>
                      <w:rFonts w:hint="eastAsia"/>
                      <w:sz w:val="22"/>
                      <w:lang w:val="pt-BR"/>
                    </w:rPr>
                  </w:rPrChange>
                </w:rPr>
                <w:t>이름</w:t>
              </w:r>
            </w:ins>
          </w:p>
        </w:tc>
        <w:tc>
          <w:tcPr>
            <w:tcW w:w="993" w:type="dxa"/>
            <w:shd w:val="clear" w:color="auto" w:fill="ED7D31" w:themeFill="accent2"/>
            <w:tcPrChange w:id="223" w:author="김 유진" w:date="2020-06-24T09:48:00Z">
              <w:tcPr>
                <w:tcW w:w="1275" w:type="dxa"/>
                <w:shd w:val="clear" w:color="auto" w:fill="ED7D31" w:themeFill="accent2"/>
              </w:tcPr>
            </w:tcPrChange>
          </w:tcPr>
          <w:p w14:paraId="0A9521BD" w14:textId="77777777" w:rsidR="0085643D" w:rsidRPr="00687CB6" w:rsidRDefault="001903D7">
            <w:pPr>
              <w:jc w:val="center"/>
              <w:rPr>
                <w:ins w:id="224" w:author="김 유진" w:date="2020-06-24T09:40:00Z"/>
                <w:b/>
                <w:bCs/>
                <w:sz w:val="22"/>
                <w:lang w:val="pt-BR"/>
                <w:rPrChange w:id="225" w:author="김 유진" w:date="2020-06-24T09:49:00Z">
                  <w:rPr>
                    <w:ins w:id="226" w:author="김 유진" w:date="2020-06-24T09:40:00Z"/>
                    <w:sz w:val="22"/>
                    <w:lang w:val="pt-BR"/>
                  </w:rPr>
                </w:rPrChange>
              </w:rPr>
              <w:pPrChange w:id="227" w:author="김 유진" w:date="2020-06-24T09:42:00Z">
                <w:pPr/>
              </w:pPrChange>
            </w:pPr>
            <w:ins w:id="228" w:author="김 유진" w:date="2020-06-24T09:40:00Z">
              <w:r w:rsidRPr="00687CB6">
                <w:rPr>
                  <w:rFonts w:hint="eastAsia"/>
                  <w:b/>
                  <w:bCs/>
                  <w:sz w:val="22"/>
                  <w:lang w:val="pt-BR"/>
                  <w:rPrChange w:id="229" w:author="김 유진" w:date="2020-06-24T09:49:00Z">
                    <w:rPr>
                      <w:rFonts w:hint="eastAsia"/>
                      <w:sz w:val="22"/>
                      <w:lang w:val="pt-BR"/>
                    </w:rPr>
                  </w:rPrChange>
                </w:rPr>
                <w:t>버전</w:t>
              </w:r>
            </w:ins>
          </w:p>
        </w:tc>
        <w:tc>
          <w:tcPr>
            <w:tcW w:w="5769" w:type="dxa"/>
            <w:shd w:val="clear" w:color="auto" w:fill="ED7D31" w:themeFill="accent2"/>
            <w:tcPrChange w:id="230" w:author="김 유진" w:date="2020-06-24T09:48:00Z">
              <w:tcPr>
                <w:tcW w:w="5052" w:type="dxa"/>
                <w:gridSpan w:val="3"/>
                <w:shd w:val="clear" w:color="auto" w:fill="ED7D31" w:themeFill="accent2"/>
              </w:tcPr>
            </w:tcPrChange>
          </w:tcPr>
          <w:p w14:paraId="163C0696" w14:textId="77777777" w:rsidR="0085643D" w:rsidRPr="00687CB6" w:rsidRDefault="001903D7">
            <w:pPr>
              <w:jc w:val="center"/>
              <w:rPr>
                <w:ins w:id="231" w:author="김 유진" w:date="2020-06-24T09:40:00Z"/>
                <w:b/>
                <w:bCs/>
                <w:sz w:val="22"/>
                <w:lang w:val="pt-BR"/>
                <w:rPrChange w:id="232" w:author="김 유진" w:date="2020-06-24T09:49:00Z">
                  <w:rPr>
                    <w:ins w:id="233" w:author="김 유진" w:date="2020-06-24T09:40:00Z"/>
                    <w:sz w:val="22"/>
                    <w:lang w:val="pt-BR"/>
                  </w:rPr>
                </w:rPrChange>
              </w:rPr>
              <w:pPrChange w:id="234" w:author="김 유진" w:date="2020-06-24T09:42:00Z">
                <w:pPr/>
              </w:pPrChange>
            </w:pPr>
            <w:ins w:id="235" w:author="김 유진" w:date="2020-06-24T09:40:00Z">
              <w:r w:rsidRPr="00687CB6">
                <w:rPr>
                  <w:rFonts w:hint="eastAsia"/>
                  <w:b/>
                  <w:bCs/>
                  <w:sz w:val="22"/>
                  <w:lang w:val="pt-BR"/>
                  <w:rPrChange w:id="236" w:author="김 유진" w:date="2020-06-24T09:49:00Z">
                    <w:rPr>
                      <w:rFonts w:hint="eastAsia"/>
                      <w:sz w:val="22"/>
                      <w:lang w:val="pt-BR"/>
                    </w:rPr>
                  </w:rPrChange>
                </w:rPr>
                <w:t>경로</w:t>
              </w:r>
            </w:ins>
          </w:p>
        </w:tc>
      </w:tr>
      <w:tr w:rsidR="00687CB6" w:rsidRPr="00B736F2" w14:paraId="0C6855EC" w14:textId="77777777" w:rsidTr="00687CB6">
        <w:trPr>
          <w:ins w:id="237" w:author="김 유진" w:date="2020-06-24T09:40:00Z"/>
          <w:trPrChange w:id="238" w:author="김 유진" w:date="2020-06-24T09:48:00Z">
            <w:trPr>
              <w:gridAfter w:val="0"/>
            </w:trPr>
          </w:trPrChange>
        </w:trPr>
        <w:tc>
          <w:tcPr>
            <w:tcW w:w="1838" w:type="dxa"/>
            <w:shd w:val="clear" w:color="auto" w:fill="FFFFFF" w:themeFill="background1"/>
            <w:tcPrChange w:id="239" w:author="김 유진" w:date="2020-06-24T09:48:00Z">
              <w:tcPr>
                <w:tcW w:w="2264" w:type="dxa"/>
                <w:shd w:val="clear" w:color="auto" w:fill="FFFFFF" w:themeFill="background1"/>
              </w:tcPr>
            </w:tcPrChange>
          </w:tcPr>
          <w:p w14:paraId="7007E152" w14:textId="77777777" w:rsidR="0085643D" w:rsidRDefault="00687CB6">
            <w:pPr>
              <w:jc w:val="center"/>
              <w:rPr>
                <w:ins w:id="240" w:author="김 유진" w:date="2020-06-24T09:40:00Z"/>
                <w:sz w:val="22"/>
                <w:lang w:val="pt-BR"/>
              </w:rPr>
              <w:pPrChange w:id="241" w:author="김 유진" w:date="2020-06-24T09:42:00Z">
                <w:pPr/>
              </w:pPrChange>
            </w:pPr>
            <w:ins w:id="242" w:author="김 유진" w:date="2020-06-24T09:41:00Z">
              <w:r>
                <w:rPr>
                  <w:rFonts w:hint="eastAsia"/>
                  <w:sz w:val="22"/>
                  <w:lang w:val="pt-BR"/>
                </w:rPr>
                <w:t>T</w:t>
              </w:r>
              <w:r>
                <w:rPr>
                  <w:sz w:val="22"/>
                  <w:lang w:val="pt-BR"/>
                </w:rPr>
                <w:t>omcat</w:t>
              </w:r>
            </w:ins>
          </w:p>
        </w:tc>
        <w:tc>
          <w:tcPr>
            <w:tcW w:w="993" w:type="dxa"/>
            <w:shd w:val="clear" w:color="auto" w:fill="FFFFFF" w:themeFill="background1"/>
            <w:tcPrChange w:id="243" w:author="김 유진" w:date="2020-06-24T09:48:00Z">
              <w:tcPr>
                <w:tcW w:w="1275" w:type="dxa"/>
                <w:shd w:val="clear" w:color="auto" w:fill="FFFFFF" w:themeFill="background1"/>
              </w:tcPr>
            </w:tcPrChange>
          </w:tcPr>
          <w:p w14:paraId="795C0C9C" w14:textId="77777777" w:rsidR="0085643D" w:rsidRDefault="00687CB6">
            <w:pPr>
              <w:jc w:val="center"/>
              <w:rPr>
                <w:ins w:id="244" w:author="김 유진" w:date="2020-06-24T09:40:00Z"/>
                <w:sz w:val="22"/>
                <w:lang w:val="pt-BR"/>
              </w:rPr>
              <w:pPrChange w:id="245" w:author="김 유진" w:date="2020-06-24T09:42:00Z">
                <w:pPr/>
              </w:pPrChange>
            </w:pPr>
            <w:ins w:id="246" w:author="김 유진" w:date="2020-06-24T09:41:00Z">
              <w:r>
                <w:rPr>
                  <w:rFonts w:hint="eastAsia"/>
                  <w:sz w:val="22"/>
                  <w:lang w:val="pt-BR"/>
                </w:rPr>
                <w:t>9</w:t>
              </w:r>
              <w:r>
                <w:rPr>
                  <w:sz w:val="22"/>
                  <w:lang w:val="pt-BR"/>
                </w:rPr>
                <w:t>.0</w:t>
              </w:r>
            </w:ins>
          </w:p>
        </w:tc>
        <w:tc>
          <w:tcPr>
            <w:tcW w:w="5769" w:type="dxa"/>
            <w:shd w:val="clear" w:color="auto" w:fill="FFFFFF" w:themeFill="background1"/>
            <w:tcPrChange w:id="247" w:author="김 유진" w:date="2020-06-24T09:48:00Z">
              <w:tcPr>
                <w:tcW w:w="5052" w:type="dxa"/>
                <w:gridSpan w:val="3"/>
                <w:shd w:val="clear" w:color="auto" w:fill="FFFFFF" w:themeFill="background1"/>
              </w:tcPr>
            </w:tcPrChange>
          </w:tcPr>
          <w:p w14:paraId="5B5CA665" w14:textId="77777777" w:rsidR="0085643D" w:rsidRDefault="00687CB6" w:rsidP="00D312B1">
            <w:pPr>
              <w:rPr>
                <w:ins w:id="248" w:author="김 유진" w:date="2020-06-24T09:40:00Z"/>
                <w:sz w:val="22"/>
                <w:lang w:val="pt-BR"/>
              </w:rPr>
            </w:pPr>
            <w:ins w:id="249" w:author="김 유진" w:date="2020-06-24T09:42:00Z">
              <w:r>
                <w:fldChar w:fldCharType="begin"/>
              </w:r>
              <w:r w:rsidRPr="00687CB6">
                <w:rPr>
                  <w:lang w:val="pt-BR"/>
                  <w:rPrChange w:id="250" w:author="김 유진" w:date="2020-06-24T09:42:00Z">
                    <w:rPr/>
                  </w:rPrChange>
                </w:rPr>
                <w:instrText xml:space="preserve"> HYPERLINK "https://tomcat.apache.org/download-90.cgi" </w:instrText>
              </w:r>
              <w:r>
                <w:fldChar w:fldCharType="separate"/>
              </w:r>
              <w:r w:rsidRPr="00687CB6">
                <w:rPr>
                  <w:rStyle w:val="a9"/>
                  <w:lang w:val="pt-BR"/>
                  <w:rPrChange w:id="251" w:author="김 유진" w:date="2020-06-24T09:42:00Z">
                    <w:rPr>
                      <w:rStyle w:val="a9"/>
                    </w:rPr>
                  </w:rPrChange>
                </w:rPr>
                <w:t>https://tomcat.apache.org/download-90.cgi</w:t>
              </w:r>
              <w:r>
                <w:fldChar w:fldCharType="end"/>
              </w:r>
            </w:ins>
          </w:p>
        </w:tc>
      </w:tr>
      <w:tr w:rsidR="00687CB6" w:rsidRPr="00B736F2" w14:paraId="7BF5BFD0" w14:textId="77777777" w:rsidTr="00687CB6">
        <w:trPr>
          <w:ins w:id="252" w:author="김 유진" w:date="2020-06-24T09:42:00Z"/>
          <w:trPrChange w:id="253" w:author="김 유진" w:date="2020-06-24T09:48:00Z">
            <w:trPr>
              <w:gridAfter w:val="0"/>
            </w:trPr>
          </w:trPrChange>
        </w:trPr>
        <w:tc>
          <w:tcPr>
            <w:tcW w:w="1838" w:type="dxa"/>
            <w:shd w:val="clear" w:color="auto" w:fill="FFFFFF" w:themeFill="background1"/>
            <w:tcPrChange w:id="254" w:author="김 유진" w:date="2020-06-24T09:48:00Z">
              <w:tcPr>
                <w:tcW w:w="2264" w:type="dxa"/>
                <w:shd w:val="clear" w:color="auto" w:fill="FFFFFF" w:themeFill="background1"/>
              </w:tcPr>
            </w:tcPrChange>
          </w:tcPr>
          <w:p w14:paraId="19B5016C" w14:textId="77777777" w:rsidR="00687CB6" w:rsidRDefault="00687CB6" w:rsidP="00687CB6">
            <w:pPr>
              <w:jc w:val="center"/>
              <w:rPr>
                <w:ins w:id="255" w:author="김 유진" w:date="2020-06-24T09:42:00Z"/>
                <w:sz w:val="22"/>
                <w:lang w:val="pt-BR"/>
              </w:rPr>
            </w:pPr>
            <w:ins w:id="256" w:author="김 유진" w:date="2020-06-24T09:43:00Z">
              <w:r>
                <w:rPr>
                  <w:rFonts w:hint="eastAsia"/>
                  <w:sz w:val="22"/>
                  <w:lang w:val="pt-BR"/>
                </w:rPr>
                <w:t>M</w:t>
              </w:r>
              <w:r>
                <w:rPr>
                  <w:sz w:val="22"/>
                  <w:lang w:val="pt-BR"/>
                </w:rPr>
                <w:t>ysql</w:t>
              </w:r>
            </w:ins>
            <w:ins w:id="257" w:author="김 유진" w:date="2020-06-24T09:44:00Z">
              <w:r>
                <w:rPr>
                  <w:sz w:val="22"/>
                  <w:lang w:val="pt-BR"/>
                </w:rPr>
                <w:t xml:space="preserve"> Installer</w:t>
              </w:r>
            </w:ins>
          </w:p>
        </w:tc>
        <w:tc>
          <w:tcPr>
            <w:tcW w:w="993" w:type="dxa"/>
            <w:shd w:val="clear" w:color="auto" w:fill="FFFFFF" w:themeFill="background1"/>
            <w:tcPrChange w:id="258" w:author="김 유진" w:date="2020-06-24T09:48:00Z">
              <w:tcPr>
                <w:tcW w:w="1275" w:type="dxa"/>
                <w:shd w:val="clear" w:color="auto" w:fill="FFFFFF" w:themeFill="background1"/>
              </w:tcPr>
            </w:tcPrChange>
          </w:tcPr>
          <w:p w14:paraId="50045909" w14:textId="77777777" w:rsidR="00687CB6" w:rsidRDefault="00687CB6" w:rsidP="00687CB6">
            <w:pPr>
              <w:jc w:val="center"/>
              <w:rPr>
                <w:ins w:id="259" w:author="김 유진" w:date="2020-06-24T09:42:00Z"/>
                <w:sz w:val="22"/>
                <w:lang w:val="pt-BR"/>
              </w:rPr>
            </w:pPr>
            <w:ins w:id="260" w:author="김 유진" w:date="2020-06-24T09:44:00Z">
              <w:r>
                <w:rPr>
                  <w:rFonts w:hint="eastAsia"/>
                  <w:sz w:val="22"/>
                  <w:lang w:val="pt-BR"/>
                </w:rPr>
                <w:t>8</w:t>
              </w:r>
              <w:r>
                <w:rPr>
                  <w:sz w:val="22"/>
                  <w:lang w:val="pt-BR"/>
                </w:rPr>
                <w:t>.0.20</w:t>
              </w:r>
            </w:ins>
          </w:p>
        </w:tc>
        <w:tc>
          <w:tcPr>
            <w:tcW w:w="5769" w:type="dxa"/>
            <w:shd w:val="clear" w:color="auto" w:fill="FFFFFF" w:themeFill="background1"/>
            <w:tcPrChange w:id="261" w:author="김 유진" w:date="2020-06-24T09:48:00Z">
              <w:tcPr>
                <w:tcW w:w="5052" w:type="dxa"/>
                <w:gridSpan w:val="3"/>
                <w:shd w:val="clear" w:color="auto" w:fill="FFFFFF" w:themeFill="background1"/>
              </w:tcPr>
            </w:tcPrChange>
          </w:tcPr>
          <w:p w14:paraId="51D88F13" w14:textId="77777777" w:rsidR="00687CB6" w:rsidRPr="00687CB6" w:rsidRDefault="00687CB6" w:rsidP="00D312B1">
            <w:pPr>
              <w:rPr>
                <w:ins w:id="262" w:author="김 유진" w:date="2020-06-24T09:42:00Z"/>
                <w:lang w:val="pt-BR"/>
                <w:rPrChange w:id="263" w:author="김 유진" w:date="2020-06-24T09:44:00Z">
                  <w:rPr>
                    <w:ins w:id="264" w:author="김 유진" w:date="2020-06-24T09:42:00Z"/>
                  </w:rPr>
                </w:rPrChange>
              </w:rPr>
            </w:pPr>
            <w:ins w:id="265" w:author="김 유진" w:date="2020-06-24T09:44:00Z">
              <w:r>
                <w:fldChar w:fldCharType="begin"/>
              </w:r>
              <w:r w:rsidRPr="00687CB6">
                <w:rPr>
                  <w:lang w:val="pt-BR"/>
                  <w:rPrChange w:id="266" w:author="김 유진" w:date="2020-06-24T09:44:00Z">
                    <w:rPr/>
                  </w:rPrChange>
                </w:rPr>
                <w:instrText xml:space="preserve"> HYPERLINK "https://dev.mysql.com/downloads/installer/" </w:instrText>
              </w:r>
              <w:r>
                <w:fldChar w:fldCharType="separate"/>
              </w:r>
              <w:r w:rsidRPr="00687CB6">
                <w:rPr>
                  <w:rStyle w:val="a9"/>
                  <w:lang w:val="pt-BR"/>
                  <w:rPrChange w:id="267" w:author="김 유진" w:date="2020-06-24T09:44:00Z">
                    <w:rPr>
                      <w:rStyle w:val="a9"/>
                    </w:rPr>
                  </w:rPrChange>
                </w:rPr>
                <w:t>https://dev.mysql.com/downloads/installer/</w:t>
              </w:r>
              <w:r>
                <w:fldChar w:fldCharType="end"/>
              </w:r>
            </w:ins>
          </w:p>
        </w:tc>
      </w:tr>
      <w:tr w:rsidR="00687CB6" w:rsidRPr="00B736F2" w14:paraId="6F81A901" w14:textId="77777777" w:rsidTr="00687CB6">
        <w:trPr>
          <w:ins w:id="268" w:author="김 유진" w:date="2020-06-24T09:44:00Z"/>
          <w:trPrChange w:id="269" w:author="김 유진" w:date="2020-06-24T09:48:00Z">
            <w:trPr>
              <w:gridAfter w:val="0"/>
            </w:trPr>
          </w:trPrChange>
        </w:trPr>
        <w:tc>
          <w:tcPr>
            <w:tcW w:w="1838" w:type="dxa"/>
            <w:shd w:val="clear" w:color="auto" w:fill="FFFFFF" w:themeFill="background1"/>
            <w:tcPrChange w:id="270" w:author="김 유진" w:date="2020-06-24T09:48:00Z">
              <w:tcPr>
                <w:tcW w:w="2264" w:type="dxa"/>
                <w:shd w:val="clear" w:color="auto" w:fill="FFFFFF" w:themeFill="background1"/>
              </w:tcPr>
            </w:tcPrChange>
          </w:tcPr>
          <w:p w14:paraId="1DCC8EB1" w14:textId="77777777" w:rsidR="00687CB6" w:rsidRDefault="00687CB6" w:rsidP="00687CB6">
            <w:pPr>
              <w:jc w:val="center"/>
              <w:rPr>
                <w:ins w:id="271" w:author="김 유진" w:date="2020-06-24T09:44:00Z"/>
                <w:sz w:val="22"/>
                <w:lang w:val="pt-BR"/>
              </w:rPr>
            </w:pPr>
            <w:ins w:id="272" w:author="김 유진" w:date="2020-06-24T09:44:00Z">
              <w:r>
                <w:rPr>
                  <w:rFonts w:hint="eastAsia"/>
                  <w:sz w:val="22"/>
                  <w:lang w:val="pt-BR"/>
                </w:rPr>
                <w:t>E</w:t>
              </w:r>
            </w:ins>
            <w:ins w:id="273" w:author="김 유진" w:date="2020-06-24T09:45:00Z">
              <w:r>
                <w:rPr>
                  <w:sz w:val="22"/>
                  <w:lang w:val="pt-BR"/>
                </w:rPr>
                <w:t>clipse</w:t>
              </w:r>
            </w:ins>
            <w:ins w:id="274" w:author="김 유진" w:date="2020-06-24T09:46:00Z">
              <w:r>
                <w:rPr>
                  <w:sz w:val="22"/>
                  <w:lang w:val="pt-BR"/>
                </w:rPr>
                <w:t xml:space="preserve"> 2018-09</w:t>
              </w:r>
            </w:ins>
          </w:p>
        </w:tc>
        <w:tc>
          <w:tcPr>
            <w:tcW w:w="993" w:type="dxa"/>
            <w:shd w:val="clear" w:color="auto" w:fill="FFFFFF" w:themeFill="background1"/>
            <w:tcPrChange w:id="275" w:author="김 유진" w:date="2020-06-24T09:48:00Z">
              <w:tcPr>
                <w:tcW w:w="1275" w:type="dxa"/>
                <w:shd w:val="clear" w:color="auto" w:fill="FFFFFF" w:themeFill="background1"/>
              </w:tcPr>
            </w:tcPrChange>
          </w:tcPr>
          <w:p w14:paraId="4B8AE727" w14:textId="77777777" w:rsidR="00687CB6" w:rsidRDefault="00687CB6" w:rsidP="00687CB6">
            <w:pPr>
              <w:jc w:val="center"/>
              <w:rPr>
                <w:ins w:id="276" w:author="김 유진" w:date="2020-06-24T09:44:00Z"/>
                <w:sz w:val="22"/>
                <w:lang w:val="pt-BR"/>
              </w:rPr>
            </w:pPr>
            <w:ins w:id="277" w:author="김 유진" w:date="2020-06-24T09:47:00Z">
              <w:r>
                <w:rPr>
                  <w:rFonts w:hint="eastAsia"/>
                  <w:sz w:val="22"/>
                  <w:lang w:val="pt-BR"/>
                </w:rPr>
                <w:t>2</w:t>
              </w:r>
              <w:r>
                <w:rPr>
                  <w:sz w:val="22"/>
                  <w:lang w:val="pt-BR"/>
                </w:rPr>
                <w:t>018</w:t>
              </w:r>
            </w:ins>
          </w:p>
        </w:tc>
        <w:tc>
          <w:tcPr>
            <w:tcW w:w="5769" w:type="dxa"/>
            <w:shd w:val="clear" w:color="auto" w:fill="FFFFFF" w:themeFill="background1"/>
            <w:tcPrChange w:id="278" w:author="김 유진" w:date="2020-06-24T09:48:00Z">
              <w:tcPr>
                <w:tcW w:w="5052" w:type="dxa"/>
                <w:gridSpan w:val="3"/>
                <w:shd w:val="clear" w:color="auto" w:fill="FFFFFF" w:themeFill="background1"/>
              </w:tcPr>
            </w:tcPrChange>
          </w:tcPr>
          <w:p w14:paraId="2AD2AE9E" w14:textId="77777777" w:rsidR="00687CB6" w:rsidRPr="00687CB6" w:rsidRDefault="00687CB6" w:rsidP="00D312B1">
            <w:pPr>
              <w:rPr>
                <w:ins w:id="279" w:author="김 유진" w:date="2020-06-24T09:44:00Z"/>
                <w:lang w:val="pt-BR"/>
                <w:rPrChange w:id="280" w:author="김 유진" w:date="2020-06-24T09:45:00Z">
                  <w:rPr>
                    <w:ins w:id="281" w:author="김 유진" w:date="2020-06-24T09:44:00Z"/>
                  </w:rPr>
                </w:rPrChange>
              </w:rPr>
            </w:pPr>
            <w:ins w:id="282" w:author="김 유진" w:date="2020-06-24T09:48:00Z">
              <w:r>
                <w:fldChar w:fldCharType="begin"/>
              </w:r>
              <w:r w:rsidRPr="00687CB6">
                <w:rPr>
                  <w:lang w:val="pt-BR"/>
                  <w:rPrChange w:id="283" w:author="김 유진" w:date="2020-06-24T09:48:00Z">
                    <w:rPr/>
                  </w:rPrChange>
                </w:rPr>
                <w:instrText xml:space="preserve"> HYPERLINK "https://www.eclipse.org/downloads/packages/installer" </w:instrText>
              </w:r>
              <w:r>
                <w:fldChar w:fldCharType="separate"/>
              </w:r>
              <w:r w:rsidRPr="00687CB6">
                <w:rPr>
                  <w:rStyle w:val="a9"/>
                  <w:lang w:val="pt-BR"/>
                  <w:rPrChange w:id="284" w:author="김 유진" w:date="2020-06-24T09:48:00Z">
                    <w:rPr>
                      <w:rStyle w:val="a9"/>
                    </w:rPr>
                  </w:rPrChange>
                </w:rPr>
                <w:t>https://www.eclipse.org/downloads/packages/installer</w:t>
              </w:r>
              <w:r>
                <w:fldChar w:fldCharType="end"/>
              </w:r>
            </w:ins>
          </w:p>
        </w:tc>
      </w:tr>
      <w:tr w:rsidR="001D015E" w:rsidRPr="00B736F2" w14:paraId="0E604D98" w14:textId="77777777" w:rsidTr="006548DA">
        <w:tblPrEx>
          <w:tblPrExChange w:id="285" w:author="김 유진" w:date="2020-06-24T13:57:00Z">
            <w:tblPrEx>
              <w:tblW w:w="8600" w:type="dxa"/>
            </w:tblPrEx>
          </w:tblPrExChange>
        </w:tblPrEx>
        <w:trPr>
          <w:ins w:id="286" w:author="김 유진" w:date="2020-06-24T13:55:00Z"/>
        </w:trPr>
        <w:tc>
          <w:tcPr>
            <w:tcW w:w="1838" w:type="dxa"/>
            <w:shd w:val="clear" w:color="auto" w:fill="FFFFFF" w:themeFill="background1"/>
            <w:tcPrChange w:id="287" w:author="김 유진" w:date="2020-06-24T13:57:00Z">
              <w:tcPr>
                <w:tcW w:w="1838" w:type="dxa"/>
                <w:gridSpan w:val="3"/>
                <w:shd w:val="clear" w:color="auto" w:fill="FFFFFF" w:themeFill="background1"/>
              </w:tcPr>
            </w:tcPrChange>
          </w:tcPr>
          <w:p w14:paraId="6DE65B02" w14:textId="28F7C809" w:rsidR="001D015E" w:rsidRDefault="00DA0CE4" w:rsidP="00687CB6">
            <w:pPr>
              <w:jc w:val="center"/>
              <w:rPr>
                <w:ins w:id="288" w:author="김 유진" w:date="2020-06-24T13:55:00Z"/>
                <w:sz w:val="22"/>
                <w:lang w:val="pt-BR"/>
              </w:rPr>
            </w:pPr>
            <w:ins w:id="289" w:author="김 유진" w:date="2020-06-24T13:56:00Z">
              <w:r w:rsidRPr="00DA0CE4">
                <w:rPr>
                  <w:sz w:val="22"/>
                  <w:lang w:val="pt-BR"/>
                </w:rPr>
                <w:t>MySQL Workbench 8.0 CE</w:t>
              </w:r>
            </w:ins>
          </w:p>
        </w:tc>
        <w:tc>
          <w:tcPr>
            <w:tcW w:w="993" w:type="dxa"/>
            <w:shd w:val="clear" w:color="auto" w:fill="FFFFFF" w:themeFill="background1"/>
            <w:vAlign w:val="center"/>
            <w:tcPrChange w:id="290" w:author="김 유진" w:date="2020-06-24T13:57:00Z">
              <w:tcPr>
                <w:tcW w:w="993" w:type="dxa"/>
                <w:shd w:val="clear" w:color="auto" w:fill="FFFFFF" w:themeFill="background1"/>
              </w:tcPr>
            </w:tcPrChange>
          </w:tcPr>
          <w:p w14:paraId="393E570F" w14:textId="1C68A977" w:rsidR="001D015E" w:rsidRDefault="00DA0CE4">
            <w:pPr>
              <w:jc w:val="center"/>
              <w:rPr>
                <w:ins w:id="291" w:author="김 유진" w:date="2020-06-24T13:55:00Z"/>
                <w:sz w:val="22"/>
                <w:lang w:val="pt-BR"/>
              </w:rPr>
            </w:pPr>
            <w:ins w:id="292" w:author="김 유진" w:date="2020-06-24T13:56:00Z">
              <w:r>
                <w:rPr>
                  <w:rFonts w:hint="eastAsia"/>
                  <w:sz w:val="22"/>
                  <w:lang w:val="pt-BR"/>
                </w:rPr>
                <w:t>8</w:t>
              </w:r>
              <w:r>
                <w:rPr>
                  <w:sz w:val="22"/>
                  <w:lang w:val="pt-BR"/>
                </w:rPr>
                <w:t>.0</w:t>
              </w:r>
            </w:ins>
          </w:p>
        </w:tc>
        <w:tc>
          <w:tcPr>
            <w:tcW w:w="5769" w:type="dxa"/>
            <w:shd w:val="clear" w:color="auto" w:fill="FFFFFF" w:themeFill="background1"/>
            <w:vAlign w:val="center"/>
            <w:tcPrChange w:id="293" w:author="김 유진" w:date="2020-06-24T13:57:00Z">
              <w:tcPr>
                <w:tcW w:w="5769" w:type="dxa"/>
                <w:gridSpan w:val="2"/>
                <w:shd w:val="clear" w:color="auto" w:fill="FFFFFF" w:themeFill="background1"/>
              </w:tcPr>
            </w:tcPrChange>
          </w:tcPr>
          <w:p w14:paraId="279EB3B1" w14:textId="0D12A878" w:rsidR="001D015E" w:rsidRPr="006548DA" w:rsidRDefault="006548DA">
            <w:pPr>
              <w:rPr>
                <w:ins w:id="294" w:author="김 유진" w:date="2020-06-24T13:55:00Z"/>
                <w:lang w:val="pt-BR"/>
                <w:rPrChange w:id="295" w:author="김 유진" w:date="2020-06-24T13:56:00Z">
                  <w:rPr>
                    <w:ins w:id="296" w:author="김 유진" w:date="2020-06-24T13:55:00Z"/>
                  </w:rPr>
                </w:rPrChange>
              </w:rPr>
            </w:pPr>
            <w:ins w:id="297" w:author="김 유진" w:date="2020-06-24T13:56:00Z">
              <w:r>
                <w:fldChar w:fldCharType="begin"/>
              </w:r>
              <w:r w:rsidRPr="006548DA">
                <w:rPr>
                  <w:lang w:val="pt-BR"/>
                  <w:rPrChange w:id="298" w:author="김 유진" w:date="2020-06-24T13:56:00Z">
                    <w:rPr/>
                  </w:rPrChange>
                </w:rPr>
                <w:instrText xml:space="preserve"> HYPERLINK "https://dev.mysql.com/downloads/workbench/" </w:instrText>
              </w:r>
              <w:r>
                <w:fldChar w:fldCharType="separate"/>
              </w:r>
              <w:r w:rsidRPr="006548DA">
                <w:rPr>
                  <w:rStyle w:val="a9"/>
                  <w:lang w:val="pt-BR"/>
                  <w:rPrChange w:id="299" w:author="김 유진" w:date="2020-06-24T13:56:00Z">
                    <w:rPr>
                      <w:rStyle w:val="a9"/>
                    </w:rPr>
                  </w:rPrChange>
                </w:rPr>
                <w:t>https://dev.mysql.com/downloads/workbench/</w:t>
              </w:r>
              <w:r>
                <w:fldChar w:fldCharType="end"/>
              </w:r>
            </w:ins>
          </w:p>
        </w:tc>
      </w:tr>
    </w:tbl>
    <w:p w14:paraId="5C3D81C0" w14:textId="77777777" w:rsidR="0085643D" w:rsidRDefault="0085643D">
      <w:pPr>
        <w:rPr>
          <w:ins w:id="300" w:author="김 유진" w:date="2020-06-24T09:49:00Z"/>
          <w:sz w:val="22"/>
          <w:lang w:val="pt-BR"/>
        </w:rPr>
        <w:pPrChange w:id="301" w:author="김 유진" w:date="2020-06-24T14:39:00Z">
          <w:pPr>
            <w:ind w:left="425"/>
          </w:pPr>
        </w:pPrChange>
      </w:pPr>
    </w:p>
    <w:p w14:paraId="3EA77C4A" w14:textId="77777777" w:rsidR="0008427F" w:rsidRPr="005357E9" w:rsidRDefault="000551B4">
      <w:pPr>
        <w:pStyle w:val="3"/>
        <w:ind w:left="1000" w:hanging="400"/>
        <w:rPr>
          <w:ins w:id="302" w:author="김 유진" w:date="2020-06-24T09:50:00Z"/>
          <w:lang w:val="pt-BR"/>
        </w:rPr>
        <w:pPrChange w:id="303" w:author="김 유진" w:date="2020-06-24T09:52:00Z">
          <w:pPr/>
        </w:pPrChange>
      </w:pPr>
      <w:bookmarkStart w:id="304" w:name="_Toc43908860"/>
      <w:ins w:id="305" w:author="김 유진" w:date="2020-06-24T09:49:00Z">
        <w:r>
          <w:rPr>
            <w:rFonts w:hint="eastAsia"/>
            <w:lang w:val="pt-BR"/>
          </w:rPr>
          <w:t>(개발에 사용한 오픈 소스</w:t>
        </w:r>
        <w:r>
          <w:rPr>
            <w:lang w:val="pt-BR"/>
          </w:rPr>
          <w:t>)</w:t>
        </w:r>
      </w:ins>
      <w:bookmarkEnd w:id="304"/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  <w:tblPrChange w:id="306" w:author="김 유진" w:date="2020-06-24T09:52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409"/>
        <w:gridCol w:w="6186"/>
        <w:tblGridChange w:id="307">
          <w:tblGrid>
            <w:gridCol w:w="4508"/>
            <w:gridCol w:w="4508"/>
          </w:tblGrid>
        </w:tblGridChange>
      </w:tblGrid>
      <w:tr w:rsidR="0008427F" w14:paraId="200C61BE" w14:textId="77777777" w:rsidTr="00FF6FBC">
        <w:trPr>
          <w:ins w:id="308" w:author="김 유진" w:date="2020-06-24T09:50:00Z"/>
        </w:trPr>
        <w:tc>
          <w:tcPr>
            <w:tcW w:w="2409" w:type="dxa"/>
            <w:shd w:val="clear" w:color="auto" w:fill="ED7D31" w:themeFill="accent2"/>
            <w:tcPrChange w:id="309" w:author="김 유진" w:date="2020-06-24T09:52:00Z">
              <w:tcPr>
                <w:tcW w:w="4508" w:type="dxa"/>
              </w:tcPr>
            </w:tcPrChange>
          </w:tcPr>
          <w:p w14:paraId="3A57FF0C" w14:textId="77777777" w:rsidR="0008427F" w:rsidRPr="00FF6FBC" w:rsidRDefault="0008427F">
            <w:pPr>
              <w:jc w:val="center"/>
              <w:rPr>
                <w:ins w:id="310" w:author="김 유진" w:date="2020-06-24T09:50:00Z"/>
                <w:b/>
                <w:bCs/>
                <w:lang w:val="pt-BR"/>
                <w:rPrChange w:id="311" w:author="김 유진" w:date="2020-06-24T09:50:00Z">
                  <w:rPr>
                    <w:ins w:id="312" w:author="김 유진" w:date="2020-06-24T09:50:00Z"/>
                    <w:lang w:val="pt-BR"/>
                  </w:rPr>
                </w:rPrChange>
              </w:rPr>
              <w:pPrChange w:id="313" w:author="김 유진" w:date="2020-06-24T09:52:00Z">
                <w:pPr/>
              </w:pPrChange>
            </w:pPr>
            <w:ins w:id="314" w:author="김 유진" w:date="2020-06-24T09:50:00Z">
              <w:r w:rsidRPr="00FF6FBC">
                <w:rPr>
                  <w:rFonts w:hint="eastAsia"/>
                  <w:b/>
                  <w:bCs/>
                  <w:lang w:val="pt-BR"/>
                  <w:rPrChange w:id="315" w:author="김 유진" w:date="2020-06-24T09:50:00Z">
                    <w:rPr>
                      <w:rFonts w:hint="eastAsia"/>
                      <w:lang w:val="pt-BR"/>
                    </w:rPr>
                  </w:rPrChange>
                </w:rPr>
                <w:t>이름</w:t>
              </w:r>
            </w:ins>
          </w:p>
        </w:tc>
        <w:tc>
          <w:tcPr>
            <w:tcW w:w="6186" w:type="dxa"/>
            <w:shd w:val="clear" w:color="auto" w:fill="ED7D31" w:themeFill="accent2"/>
            <w:tcPrChange w:id="316" w:author="김 유진" w:date="2020-06-24T09:52:00Z">
              <w:tcPr>
                <w:tcW w:w="4508" w:type="dxa"/>
              </w:tcPr>
            </w:tcPrChange>
          </w:tcPr>
          <w:p w14:paraId="5CE032DE" w14:textId="77777777" w:rsidR="0008427F" w:rsidRPr="00FF6FBC" w:rsidRDefault="00FF6FBC">
            <w:pPr>
              <w:jc w:val="center"/>
              <w:rPr>
                <w:ins w:id="317" w:author="김 유진" w:date="2020-06-24T09:50:00Z"/>
                <w:b/>
                <w:bCs/>
                <w:lang w:val="pt-BR"/>
                <w:rPrChange w:id="318" w:author="김 유진" w:date="2020-06-24T09:50:00Z">
                  <w:rPr>
                    <w:ins w:id="319" w:author="김 유진" w:date="2020-06-24T09:50:00Z"/>
                    <w:lang w:val="pt-BR"/>
                  </w:rPr>
                </w:rPrChange>
              </w:rPr>
              <w:pPrChange w:id="320" w:author="김 유진" w:date="2020-06-24T09:52:00Z">
                <w:pPr/>
              </w:pPrChange>
            </w:pPr>
            <w:ins w:id="321" w:author="김 유진" w:date="2020-06-24T09:50:00Z">
              <w:r w:rsidRPr="00FF6FBC">
                <w:rPr>
                  <w:rFonts w:hint="eastAsia"/>
                  <w:b/>
                  <w:bCs/>
                  <w:lang w:val="pt-BR"/>
                  <w:rPrChange w:id="322" w:author="김 유진" w:date="2020-06-24T09:50:00Z">
                    <w:rPr>
                      <w:rFonts w:hint="eastAsia"/>
                      <w:lang w:val="pt-BR"/>
                    </w:rPr>
                  </w:rPrChange>
                </w:rPr>
                <w:t>경로</w:t>
              </w:r>
            </w:ins>
          </w:p>
        </w:tc>
      </w:tr>
      <w:tr w:rsidR="0008427F" w:rsidRPr="00B736F2" w14:paraId="0188E261" w14:textId="77777777" w:rsidTr="00FF6FBC">
        <w:trPr>
          <w:ins w:id="323" w:author="김 유진" w:date="2020-06-24T09:50:00Z"/>
        </w:trPr>
        <w:tc>
          <w:tcPr>
            <w:tcW w:w="2409" w:type="dxa"/>
            <w:tcPrChange w:id="324" w:author="김 유진" w:date="2020-06-24T09:52:00Z">
              <w:tcPr>
                <w:tcW w:w="4508" w:type="dxa"/>
              </w:tcPr>
            </w:tcPrChange>
          </w:tcPr>
          <w:p w14:paraId="160E6981" w14:textId="77777777" w:rsidR="0008427F" w:rsidRDefault="00FF6FBC">
            <w:pPr>
              <w:jc w:val="center"/>
              <w:rPr>
                <w:ins w:id="325" w:author="김 유진" w:date="2020-06-24T09:50:00Z"/>
                <w:lang w:val="pt-BR"/>
              </w:rPr>
              <w:pPrChange w:id="326" w:author="김 유진" w:date="2020-06-24T09:52:00Z">
                <w:pPr/>
              </w:pPrChange>
            </w:pPr>
            <w:ins w:id="327" w:author="김 유진" w:date="2020-06-24T09:51:00Z">
              <w:r>
                <w:rPr>
                  <w:rFonts w:hint="eastAsia"/>
                  <w:lang w:val="pt-BR"/>
                </w:rPr>
                <w:t>S</w:t>
              </w:r>
              <w:r>
                <w:rPr>
                  <w:lang w:val="pt-BR"/>
                </w:rPr>
                <w:t>tellar(</w:t>
              </w:r>
              <w:r>
                <w:rPr>
                  <w:rFonts w:hint="eastAsia"/>
                  <w:lang w:val="pt-BR"/>
                </w:rPr>
                <w:t>d</w:t>
              </w:r>
              <w:r>
                <w:rPr>
                  <w:lang w:val="pt-BR"/>
                </w:rPr>
                <w:t>e</w:t>
              </w:r>
            </w:ins>
            <w:ins w:id="328" w:author="김 유진" w:date="2020-06-24T09:52:00Z">
              <w:r>
                <w:rPr>
                  <w:lang w:val="pt-BR"/>
                </w:rPr>
                <w:t>sktop</w:t>
              </w:r>
            </w:ins>
            <w:ins w:id="329" w:author="김 유진" w:date="2020-06-24T09:51:00Z">
              <w:r>
                <w:rPr>
                  <w:lang w:val="pt-BR"/>
                </w:rPr>
                <w:t>)</w:t>
              </w:r>
            </w:ins>
          </w:p>
        </w:tc>
        <w:tc>
          <w:tcPr>
            <w:tcW w:w="6186" w:type="dxa"/>
            <w:tcPrChange w:id="330" w:author="김 유진" w:date="2020-06-24T09:52:00Z">
              <w:tcPr>
                <w:tcW w:w="4508" w:type="dxa"/>
              </w:tcPr>
            </w:tcPrChange>
          </w:tcPr>
          <w:p w14:paraId="41F2252C" w14:textId="77777777" w:rsidR="0008427F" w:rsidRDefault="00FF6FBC" w:rsidP="0008427F">
            <w:pPr>
              <w:rPr>
                <w:ins w:id="331" w:author="김 유진" w:date="2020-06-24T09:50:00Z"/>
                <w:lang w:val="pt-BR"/>
              </w:rPr>
            </w:pPr>
            <w:ins w:id="332" w:author="김 유진" w:date="2020-06-24T09:51:00Z">
              <w:r>
                <w:rPr>
                  <w:lang w:val="pt-BR"/>
                </w:rPr>
                <w:fldChar w:fldCharType="begin"/>
              </w:r>
              <w:r>
                <w:rPr>
                  <w:lang w:val="pt-BR"/>
                </w:rPr>
                <w:instrText xml:space="preserve"> HYPERLINK "https://html5up.net/stellar" </w:instrText>
              </w:r>
              <w:r>
                <w:rPr>
                  <w:lang w:val="pt-BR"/>
                </w:rPr>
                <w:fldChar w:fldCharType="separate"/>
              </w:r>
              <w:r w:rsidRPr="00FF6FBC">
                <w:rPr>
                  <w:rStyle w:val="a9"/>
                  <w:lang w:val="pt-BR"/>
                </w:rPr>
                <w:t>https://html5up.net/stellar</w:t>
              </w:r>
              <w:r>
                <w:rPr>
                  <w:lang w:val="pt-BR"/>
                </w:rPr>
                <w:fldChar w:fldCharType="end"/>
              </w:r>
            </w:ins>
          </w:p>
        </w:tc>
      </w:tr>
    </w:tbl>
    <w:p w14:paraId="7B614B19" w14:textId="77777777" w:rsidR="0085643D" w:rsidRPr="0094539F" w:rsidRDefault="0085643D">
      <w:pPr>
        <w:rPr>
          <w:ins w:id="333" w:author="김 유진" w:date="2020-06-24T01:33:00Z"/>
          <w:sz w:val="22"/>
          <w:lang w:val="pt-BR"/>
          <w:rPrChange w:id="334" w:author="김 유진" w:date="2020-06-24T09:37:00Z">
            <w:rPr>
              <w:ins w:id="335" w:author="김 유진" w:date="2020-06-24T01:33:00Z"/>
            </w:rPr>
          </w:rPrChange>
        </w:rPr>
        <w:pPrChange w:id="336" w:author="김 유진" w:date="2020-06-24T09:52:00Z">
          <w:pPr>
            <w:ind w:left="425"/>
          </w:pPr>
        </w:pPrChange>
      </w:pPr>
    </w:p>
    <w:p w14:paraId="5E8AF033" w14:textId="77777777" w:rsidR="00F47C3D" w:rsidRDefault="00A6602B" w:rsidP="00F47C3D">
      <w:pPr>
        <w:pStyle w:val="1"/>
        <w:numPr>
          <w:ilvl w:val="0"/>
          <w:numId w:val="2"/>
        </w:numPr>
        <w:rPr>
          <w:ins w:id="337" w:author="김 유진" w:date="2020-06-24T02:05:00Z"/>
        </w:rPr>
      </w:pPr>
      <w:del w:id="338" w:author="김 유진" w:date="2020-06-24T02:05:00Z">
        <w:r w:rsidDel="00377275">
          <w:rPr>
            <w:rFonts w:hint="eastAsia"/>
            <w:noProof/>
          </w:rPr>
          <w:lastRenderedPageBreak/>
          <mc:AlternateContent>
            <mc:Choice Requires="wpg">
              <w:drawing>
                <wp:anchor distT="0" distB="0" distL="114300" distR="114300" simplePos="0" relativeHeight="251642880" behindDoc="0" locked="0" layoutInCell="1" allowOverlap="1" wp14:anchorId="7B6BEA6A" wp14:editId="3118DE1B">
                  <wp:simplePos x="0" y="0"/>
                  <wp:positionH relativeFrom="column">
                    <wp:posOffset>678180</wp:posOffset>
                  </wp:positionH>
                  <wp:positionV relativeFrom="paragraph">
                    <wp:posOffset>546735</wp:posOffset>
                  </wp:positionV>
                  <wp:extent cx="4533900" cy="4472940"/>
                  <wp:effectExtent l="0" t="0" r="0" b="3810"/>
                  <wp:wrapTopAndBottom/>
                  <wp:docPr id="3" name="그룹 3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533900" cy="4472940"/>
                            <a:chOff x="0" y="0"/>
                            <a:chExt cx="4380865" cy="4994275"/>
                          </a:xfrm>
                        </wpg:grpSpPr>
                        <pic:pic xmlns:pic="http://schemas.openxmlformats.org/drawingml/2006/picture">
                          <pic:nvPicPr>
                            <pic:cNvPr id="1" name="그림 1" descr="텍스트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380865" cy="45967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" name="Text Box 2"/>
                          <wps:cNvSpPr txBox="1"/>
                          <wps:spPr>
                            <a:xfrm>
                              <a:off x="0" y="4655820"/>
                              <a:ext cx="438086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D3AD5B" w14:textId="77777777" w:rsidR="000E263E" w:rsidRDefault="000E263E">
                                <w:pPr>
                                  <w:pStyle w:val="ab"/>
                                  <w:ind w:left="3200" w:hanging="3200"/>
                                  <w:jc w:val="center"/>
                                  <w:rPr>
                                    <w:noProof/>
                                  </w:rPr>
                                  <w:pPrChange w:id="339" w:author="김 유진" w:date="2020-06-24T01:57:00Z">
                                    <w:pPr/>
                                  </w:pPrChange>
                                </w:pPr>
                                <w:ins w:id="340" w:author="김 유진" w:date="2020-06-24T01:56:00Z">
                                  <w:r>
                                    <w:t xml:space="preserve">그림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그림 \* ARABIC </w:instrText>
                                  </w:r>
                                </w:ins>
                                <w:r>
                                  <w:fldChar w:fldCharType="separate"/>
                                </w:r>
                                <w:ins w:id="341" w:author="김 유진" w:date="2020-06-24T09:03:00Z">
                                  <w:r>
                                    <w:rPr>
                                      <w:noProof/>
                                    </w:rPr>
                                    <w:t>1</w:t>
                                  </w:r>
                                </w:ins>
                                <w:ins w:id="342" w:author="김 유진" w:date="2020-06-24T01:56:00Z">
                                  <w:r>
                                    <w:fldChar w:fldCharType="end"/>
                                  </w:r>
                                  <w:r>
                                    <w:t xml:space="preserve"> –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사람이 홈페이지를 들어 왔</w:t>
                                  </w:r>
                                </w:ins>
                                <w:ins w:id="343" w:author="김 유진" w:date="2020-06-24T01:57:00Z">
                                  <w:r>
                                    <w:rPr>
                                      <w:rFonts w:hint="eastAsia"/>
                                    </w:rPr>
                                    <w:t>을 때 그림</w:t>
                                  </w:r>
                                </w:ins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7B6BEA6A" id="그룹 3" o:spid="_x0000_s1026" style="position:absolute;left:0;text-align:left;margin-left:53.4pt;margin-top:43.05pt;width:357pt;height:352.2pt;z-index:251642880;mso-width-relative:margin;mso-height-relative:margin" coordsize="43808,499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1" o:spid="_x0000_s1027" type="#_x0000_t75" alt="텍스트이(가) 표시된 사진&#10;&#10;자동 생성된 설명" style="position:absolute;width:43808;height:45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">
                    <v:imagedata r:id="rId13" o:title="텍스트이(가) 표시된 사진&#10;&#10;자동 생성된 설명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top:46558;width:4380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  <v:textbox inset="0,0,0,0">
                      <w:txbxContent>
                        <w:p w14:paraId="22D3AD5B" w14:textId="77777777" w:rsidR="000E263E" w:rsidRDefault="000E263E">
                          <w:pPr>
                            <w:pStyle w:val="ab"/>
                            <w:ind w:left="3200" w:hanging="3200"/>
                            <w:jc w:val="center"/>
                            <w:rPr>
                              <w:noProof/>
                            </w:rPr>
                            <w:pPrChange w:id="344" w:author="김 유진" w:date="2020-06-24T01:57:00Z">
                              <w:pPr/>
                            </w:pPrChange>
                          </w:pPr>
                          <w:ins w:id="345" w:author="김 유진" w:date="2020-06-24T01:56:00Z"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</w:ins>
                          <w:r>
                            <w:fldChar w:fldCharType="separate"/>
                          </w:r>
                          <w:ins w:id="346" w:author="김 유진" w:date="2020-06-24T09:03:00Z">
                            <w:r>
                              <w:rPr>
                                <w:noProof/>
                              </w:rPr>
                              <w:t>1</w:t>
                            </w:r>
                          </w:ins>
                          <w:ins w:id="347" w:author="김 유진" w:date="2020-06-24T01:56:00Z">
                            <w:r>
                              <w:fldChar w:fldCharType="end"/>
                            </w:r>
                            <w:r>
                              <w:t xml:space="preserve"> – </w:t>
                            </w:r>
                            <w:r>
                              <w:rPr>
                                <w:rFonts w:hint="eastAsia"/>
                              </w:rPr>
                              <w:t>사람이 홈페이지를 들어 왔</w:t>
                            </w:r>
                          </w:ins>
                          <w:ins w:id="348" w:author="김 유진" w:date="2020-06-24T01:57:00Z">
                            <w:r>
                              <w:rPr>
                                <w:rFonts w:hint="eastAsia"/>
                              </w:rPr>
                              <w:t>을 때 그림</w:t>
                            </w:r>
                          </w:ins>
                        </w:p>
                      </w:txbxContent>
                    </v:textbox>
                  </v:shape>
                  <w10:wrap type="topAndBottom"/>
                </v:group>
              </w:pict>
            </mc:Fallback>
          </mc:AlternateContent>
        </w:r>
      </w:del>
      <w:bookmarkStart w:id="349" w:name="_Toc43908861"/>
      <w:ins w:id="350" w:author="김 유진" w:date="2020-06-24T01:34:00Z">
        <w:r w:rsidR="00F47C3D">
          <w:rPr>
            <w:rFonts w:hint="eastAsia"/>
          </w:rPr>
          <w:t>프로젝트 전체적인 그림</w:t>
        </w:r>
      </w:ins>
      <w:bookmarkEnd w:id="349"/>
    </w:p>
    <w:p w14:paraId="2DAE3E5F" w14:textId="77777777" w:rsidR="00377275" w:rsidRDefault="00377275">
      <w:pPr>
        <w:keepNext/>
        <w:ind w:left="400"/>
        <w:jc w:val="center"/>
        <w:rPr>
          <w:ins w:id="351" w:author="김 유진" w:date="2020-06-24T02:06:00Z"/>
        </w:rPr>
      </w:pPr>
      <w:ins w:id="352" w:author="김 유진" w:date="2020-06-24T02:05:00Z">
        <w:r>
          <w:rPr>
            <w:rFonts w:hint="eastAsia"/>
            <w:noProof/>
          </w:rPr>
          <w:lastRenderedPageBreak/>
          <w:drawing>
            <wp:inline distT="0" distB="0" distL="0" distR="0" wp14:anchorId="67FC8872" wp14:editId="220D6C54">
              <wp:extent cx="5059680" cy="3931920"/>
              <wp:effectExtent l="0" t="0" r="7620" b="0"/>
              <wp:docPr id="4" name="그림 4" descr="텍스트, 지도이(가) 표시된 사진&#10;&#10;자동 생성된 설명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그림1.jp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28792" cy="39856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09B92D7" w14:textId="77777777" w:rsidR="00377275" w:rsidRPr="00081B87" w:rsidRDefault="00377275">
      <w:pPr>
        <w:pStyle w:val="ab"/>
        <w:jc w:val="center"/>
        <w:rPr>
          <w:ins w:id="353" w:author="김 유진" w:date="2020-06-24T01:34:00Z"/>
        </w:rPr>
        <w:pPrChange w:id="354" w:author="김 유진" w:date="2020-06-24T02:06:00Z">
          <w:pPr>
            <w:pStyle w:val="1"/>
            <w:numPr>
              <w:numId w:val="2"/>
            </w:numPr>
            <w:ind w:left="425" w:hanging="425"/>
          </w:pPr>
        </w:pPrChange>
      </w:pPr>
      <w:ins w:id="355" w:author="김 유진" w:date="2020-06-24T02:06:00Z">
        <w:r>
          <w:t xml:space="preserve">설명 </w:t>
        </w:r>
        <w:r>
          <w:fldChar w:fldCharType="begin"/>
        </w:r>
        <w:r>
          <w:instrText xml:space="preserve"> SEQ 설명 \* ARABIC </w:instrText>
        </w:r>
      </w:ins>
      <w:r>
        <w:fldChar w:fldCharType="separate"/>
      </w:r>
      <w:ins w:id="356" w:author="김 유진" w:date="2020-06-24T09:16:00Z">
        <w:r w:rsidR="00CB78C8">
          <w:rPr>
            <w:noProof/>
          </w:rPr>
          <w:t>1</w:t>
        </w:r>
      </w:ins>
      <w:ins w:id="357" w:author="김 유진" w:date="2020-06-24T02:06:00Z">
        <w:r>
          <w:fldChar w:fldCharType="end"/>
        </w:r>
      </w:ins>
      <w:ins w:id="358" w:author="김 유진" w:date="2020-06-24T02:07:00Z">
        <w:r>
          <w:t xml:space="preserve"> -  main</w:t>
        </w:r>
        <w:r>
          <w:rPr>
            <w:rFonts w:hint="eastAsia"/>
          </w:rPr>
          <w:t>에 들어왔을 때</w:t>
        </w:r>
      </w:ins>
    </w:p>
    <w:p w14:paraId="3B5CEACB" w14:textId="77777777" w:rsidR="00F47C3D" w:rsidRDefault="00A6602B" w:rsidP="00A6602B">
      <w:pPr>
        <w:pStyle w:val="aa"/>
        <w:numPr>
          <w:ilvl w:val="0"/>
          <w:numId w:val="8"/>
        </w:numPr>
        <w:ind w:leftChars="0"/>
        <w:rPr>
          <w:ins w:id="359" w:author="김 유진" w:date="2020-06-24T01:59:00Z"/>
        </w:rPr>
      </w:pPr>
      <w:ins w:id="360" w:author="김 유진" w:date="2020-06-24T01:58:00Z">
        <w:r>
          <w:rPr>
            <w:rFonts w:hint="eastAsia"/>
          </w:rPr>
          <w:t>처음 들어왔을 때,</w:t>
        </w:r>
        <w:r>
          <w:t xml:space="preserve"> </w:t>
        </w:r>
        <w:r>
          <w:rPr>
            <w:rFonts w:hint="eastAsia"/>
          </w:rPr>
          <w:t xml:space="preserve">메인에서 </w:t>
        </w:r>
        <w:r w:rsidRPr="00A6602B">
          <w:rPr>
            <w:rFonts w:hint="eastAsia"/>
            <w:b/>
            <w:bCs/>
            <w:rPrChange w:id="361" w:author="김 유진" w:date="2020-06-24T01:58:00Z">
              <w:rPr>
                <w:rFonts w:hint="eastAsia"/>
              </w:rPr>
            </w:rPrChange>
          </w:rPr>
          <w:t>회원</w:t>
        </w:r>
        <w:r w:rsidRPr="00A6602B">
          <w:rPr>
            <w:b/>
            <w:bCs/>
            <w:rPrChange w:id="362" w:author="김 유진" w:date="2020-06-24T01:58:00Z">
              <w:rPr/>
            </w:rPrChange>
          </w:rPr>
          <w:t xml:space="preserve"> </w:t>
        </w:r>
        <w:r w:rsidRPr="00A6602B">
          <w:rPr>
            <w:rFonts w:hint="eastAsia"/>
            <w:b/>
            <w:bCs/>
            <w:rPrChange w:id="363" w:author="김 유진" w:date="2020-06-24T01:58:00Z">
              <w:rPr>
                <w:rFonts w:hint="eastAsia"/>
              </w:rPr>
            </w:rPrChange>
          </w:rPr>
          <w:t>가입</w:t>
        </w:r>
        <w:r>
          <w:rPr>
            <w:rFonts w:hint="eastAsia"/>
            <w:b/>
            <w:bCs/>
          </w:rPr>
          <w:t xml:space="preserve"> </w:t>
        </w:r>
        <w:r>
          <w:rPr>
            <w:rFonts w:hint="eastAsia"/>
          </w:rPr>
          <w:t xml:space="preserve">과 </w:t>
        </w:r>
        <w:r w:rsidRPr="00A6602B">
          <w:rPr>
            <w:rFonts w:hint="eastAsia"/>
            <w:b/>
            <w:bCs/>
            <w:rPrChange w:id="364" w:author="김 유진" w:date="2020-06-24T01:58:00Z">
              <w:rPr>
                <w:rFonts w:hint="eastAsia"/>
              </w:rPr>
            </w:rPrChange>
          </w:rPr>
          <w:t>로그인</w:t>
        </w:r>
        <w:r w:rsidRPr="00A6602B">
          <w:rPr>
            <w:rFonts w:hint="eastAsia"/>
            <w:rPrChange w:id="365" w:author="김 유진" w:date="2020-06-24T01:58:00Z">
              <w:rPr>
                <w:rFonts w:hint="eastAsia"/>
                <w:b/>
                <w:bCs/>
              </w:rPr>
            </w:rPrChange>
          </w:rPr>
          <w:t>으로</w:t>
        </w:r>
        <w:r>
          <w:rPr>
            <w:rFonts w:hint="eastAsia"/>
          </w:rPr>
          <w:t xml:space="preserve"> 나뉠 수 있다.</w:t>
        </w:r>
      </w:ins>
    </w:p>
    <w:p w14:paraId="76A8396C" w14:textId="77777777" w:rsidR="00A6602B" w:rsidRDefault="00A6602B" w:rsidP="00A6602B">
      <w:pPr>
        <w:pStyle w:val="aa"/>
        <w:numPr>
          <w:ilvl w:val="0"/>
          <w:numId w:val="8"/>
        </w:numPr>
        <w:ind w:leftChars="0"/>
        <w:rPr>
          <w:ins w:id="366" w:author="김 유진" w:date="2020-06-24T02:00:00Z"/>
        </w:rPr>
      </w:pPr>
      <w:ins w:id="367" w:author="김 유진" w:date="2020-06-24T01:59:00Z">
        <w:r>
          <w:rPr>
            <w:rFonts w:hint="eastAsia"/>
          </w:rPr>
          <w:t xml:space="preserve">회원 가입은 일반 과 개발자로 선택하여 가입 할 수 </w:t>
        </w:r>
      </w:ins>
      <w:ins w:id="368" w:author="김 유진" w:date="2020-06-24T02:00:00Z">
        <w:r>
          <w:rPr>
            <w:rFonts w:hint="eastAsia"/>
          </w:rPr>
          <w:t>있다.</w:t>
        </w:r>
      </w:ins>
    </w:p>
    <w:p w14:paraId="2EAFCF9C" w14:textId="77777777" w:rsidR="00A6602B" w:rsidRDefault="00A6602B" w:rsidP="00A6602B">
      <w:pPr>
        <w:pStyle w:val="aa"/>
        <w:numPr>
          <w:ilvl w:val="0"/>
          <w:numId w:val="8"/>
        </w:numPr>
        <w:ind w:leftChars="0"/>
        <w:rPr>
          <w:ins w:id="369" w:author="김 유진" w:date="2020-06-24T02:08:00Z"/>
        </w:rPr>
      </w:pPr>
      <w:ins w:id="370" w:author="김 유진" w:date="2020-06-24T02:00:00Z">
        <w:r>
          <w:rPr>
            <w:rFonts w:hint="eastAsia"/>
          </w:rPr>
          <w:t>로그인은 일반,</w:t>
        </w:r>
        <w:r>
          <w:t xml:space="preserve"> </w:t>
        </w:r>
        <w:r>
          <w:rPr>
            <w:rFonts w:hint="eastAsia"/>
          </w:rPr>
          <w:t>개발자,</w:t>
        </w:r>
        <w:r>
          <w:t xml:space="preserve"> </w:t>
        </w:r>
        <w:r>
          <w:rPr>
            <w:rFonts w:hint="eastAsia"/>
          </w:rPr>
          <w:t>관리자 세 가지로 나눠지며</w:t>
        </w:r>
        <w:r>
          <w:t xml:space="preserve"> </w:t>
        </w:r>
        <w:r>
          <w:rPr>
            <w:rFonts w:hint="eastAsia"/>
          </w:rPr>
          <w:t>선택해 들어가면 각각 들어가 로그인 할 수 있다.</w:t>
        </w:r>
      </w:ins>
    </w:p>
    <w:p w14:paraId="29BC5263" w14:textId="77777777" w:rsidR="00377275" w:rsidRDefault="00EA0879">
      <w:pPr>
        <w:rPr>
          <w:ins w:id="371" w:author="김 유진" w:date="2020-06-24T08:20:00Z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76BA0C47" wp14:editId="7801A708">
                <wp:simplePos x="0" y="0"/>
                <wp:positionH relativeFrom="column">
                  <wp:posOffset>-7620</wp:posOffset>
                </wp:positionH>
                <wp:positionV relativeFrom="paragraph">
                  <wp:posOffset>1905</wp:posOffset>
                </wp:positionV>
                <wp:extent cx="5723890" cy="4041775"/>
                <wp:effectExtent l="0" t="0" r="0" b="0"/>
                <wp:wrapTopAndBottom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4041775"/>
                          <a:chOff x="-7620" y="0"/>
                          <a:chExt cx="5723890" cy="4041775"/>
                        </a:xfrm>
                      </wpg:grpSpPr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270" cy="3703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-7620" y="3703320"/>
                            <a:ext cx="571627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794DC3" w14:textId="77777777" w:rsidR="000E263E" w:rsidRDefault="000E263E">
                              <w:pPr>
                                <w:pStyle w:val="ab"/>
                                <w:jc w:val="center"/>
                                <w:rPr>
                                  <w:noProof/>
                                </w:rPr>
                                <w:pPrChange w:id="372" w:author="김 유진" w:date="2020-06-24T09:03:00Z">
                                  <w:pPr/>
                                </w:pPrChange>
                              </w:pPr>
                              <w:ins w:id="373" w:author="김 유진" w:date="2020-06-24T09:03:00Z">
                                <w:r>
                                  <w:t xml:space="preserve">설명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설명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374" w:author="김 유진" w:date="2020-06-24T09:16:00Z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ins>
                              <w:ins w:id="375" w:author="김 유진" w:date="2020-06-24T09:03:00Z">
                                <w:r>
                                  <w:fldChar w:fldCharType="end"/>
                                </w:r>
                                <w:r>
                                  <w:t xml:space="preserve"> – </w:t>
                                </w:r>
                                <w:r>
                                  <w:rPr>
                                    <w:rFonts w:hint="eastAsia"/>
                                  </w:rPr>
                                  <w:t>게시판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설명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BA0C47" id="그룹 9" o:spid="_x0000_s1029" style="position:absolute;left:0;text-align:left;margin-left:-.6pt;margin-top:.15pt;width:450.7pt;height:318.25pt;z-index:251648000;mso-width-relative:margin;mso-height-relative:margin" coordorigin="-76" coordsize="57238,404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g57UAeUeNntfg98ZtO+J5uzbaJ4umh0XxN5jfuYr7cI9PuvRGdm+yM38&#10;Ze2BxsFeqxMrdBWH4+8EaV8QvBuqeCvEMKyWeqWMltNxyoYEbl9GBwwPUMARyK534A+Oda17wvde&#10;F/G8Pl+JvDF6dL15R/y3dVBiul9UnhaOYddvmFCdyNjeX7ympdVo/Tp/l9xprKnfsegUU0SAjIBp&#10;wOeawM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">
                <v:shape id="그림 5" o:spid="_x0000_s1030" type="#_x0000_t75" alt="텍스트이(가) 표시된 사진&#10;&#10;자동 생성된 설명" style="position:absolute;width:57162;height:37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">
                  <v:imagedata r:id="rId16" o:title="텍스트이(가) 표시된 사진&#10;&#10;자동 생성된 설명"/>
                </v:shape>
                <v:shape id="Text Box 8" o:spid="_x0000_s1031" type="#_x0000_t202" style="position:absolute;left:-76;top:37033;width:57162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19794DC3" w14:textId="77777777" w:rsidR="000E263E" w:rsidRDefault="000E263E">
                        <w:pPr>
                          <w:pStyle w:val="ab"/>
                          <w:jc w:val="center"/>
                          <w:rPr>
                            <w:noProof/>
                          </w:rPr>
                          <w:pPrChange w:id="376" w:author="김 유진" w:date="2020-06-24T09:03:00Z">
                            <w:pPr/>
                          </w:pPrChange>
                        </w:pPr>
                        <w:ins w:id="377" w:author="김 유진" w:date="2020-06-24T09:03:00Z">
                          <w:r>
                            <w:t xml:space="preserve">설명 </w:t>
                          </w:r>
                          <w:r>
                            <w:fldChar w:fldCharType="begin"/>
                          </w:r>
                          <w:r>
                            <w:instrText xml:space="preserve"> SEQ 설명 \* ARABIC </w:instrText>
                          </w:r>
                        </w:ins>
                        <w:r>
                          <w:fldChar w:fldCharType="separate"/>
                        </w:r>
                        <w:ins w:id="378" w:author="김 유진" w:date="2020-06-24T09:16:00Z">
                          <w:r>
                            <w:rPr>
                              <w:noProof/>
                            </w:rPr>
                            <w:t>2</w:t>
                          </w:r>
                        </w:ins>
                        <w:ins w:id="379" w:author="김 유진" w:date="2020-06-24T09:03:00Z">
                          <w:r>
                            <w:fldChar w:fldCharType="end"/>
                          </w:r>
                          <w:r>
                            <w:t xml:space="preserve"> – </w:t>
                          </w:r>
                          <w:r>
                            <w:rPr>
                              <w:rFonts w:hint="eastAsia"/>
                            </w:rPr>
                            <w:t>게시판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설명</w:t>
                          </w:r>
                        </w:ins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DA8E012" w14:textId="77777777" w:rsidR="00081B87" w:rsidRDefault="00081B87" w:rsidP="00081B87">
      <w:pPr>
        <w:pStyle w:val="aa"/>
        <w:numPr>
          <w:ilvl w:val="0"/>
          <w:numId w:val="11"/>
        </w:numPr>
        <w:ind w:leftChars="0"/>
        <w:rPr>
          <w:ins w:id="380" w:author="김 유진" w:date="2020-06-24T08:30:00Z"/>
        </w:rPr>
      </w:pPr>
      <w:ins w:id="381" w:author="김 유진" w:date="2020-06-24T08:21:00Z">
        <w:r>
          <w:rPr>
            <w:rFonts w:hint="eastAsia"/>
          </w:rPr>
          <w:t xml:space="preserve">게시판에는 </w:t>
        </w:r>
        <w:r w:rsidRPr="00FC619C">
          <w:rPr>
            <w:rFonts w:hint="eastAsia"/>
            <w:b/>
            <w:bCs/>
            <w:rPrChange w:id="382" w:author="김 유진" w:date="2020-06-24T08:30:00Z">
              <w:rPr>
                <w:rFonts w:hint="eastAsia"/>
              </w:rPr>
            </w:rPrChange>
          </w:rPr>
          <w:t>오픈</w:t>
        </w:r>
        <w:r w:rsidRPr="00FC619C">
          <w:rPr>
            <w:b/>
            <w:bCs/>
            <w:rPrChange w:id="383" w:author="김 유진" w:date="2020-06-24T08:30:00Z">
              <w:rPr/>
            </w:rPrChange>
          </w:rPr>
          <w:t xml:space="preserve"> </w:t>
        </w:r>
        <w:r w:rsidRPr="00FC619C">
          <w:rPr>
            <w:rFonts w:hint="eastAsia"/>
            <w:b/>
            <w:bCs/>
            <w:rPrChange w:id="384" w:author="김 유진" w:date="2020-06-24T08:30:00Z">
              <w:rPr>
                <w:rFonts w:hint="eastAsia"/>
              </w:rPr>
            </w:rPrChange>
          </w:rPr>
          <w:t>소스</w:t>
        </w:r>
        <w:r>
          <w:rPr>
            <w:rFonts w:hint="eastAsia"/>
          </w:rPr>
          <w:t>,</w:t>
        </w:r>
        <w:r w:rsidRPr="00FC619C">
          <w:rPr>
            <w:b/>
            <w:bCs/>
            <w:rPrChange w:id="385" w:author="김 유진" w:date="2020-06-24T08:30:00Z">
              <w:rPr/>
            </w:rPrChange>
          </w:rPr>
          <w:t xml:space="preserve"> </w:t>
        </w:r>
      </w:ins>
      <w:ins w:id="386" w:author="김 유진" w:date="2020-06-24T08:33:00Z">
        <w:r w:rsidR="00FC619C">
          <w:rPr>
            <w:b/>
            <w:bCs/>
          </w:rPr>
          <w:t>C</w:t>
        </w:r>
      </w:ins>
      <w:ins w:id="387" w:author="김 유진" w:date="2020-06-24T08:31:00Z">
        <w:r w:rsidR="00FC619C" w:rsidRPr="00FC619C">
          <w:rPr>
            <w:b/>
            <w:bCs/>
          </w:rPr>
          <w:t>ode shop</w:t>
        </w:r>
      </w:ins>
      <w:ins w:id="388" w:author="김 유진" w:date="2020-06-24T08:21:00Z">
        <w:r>
          <w:t xml:space="preserve">, </w:t>
        </w:r>
        <w:r w:rsidRPr="00FC619C">
          <w:rPr>
            <w:rFonts w:hint="eastAsia"/>
            <w:b/>
            <w:bCs/>
            <w:rPrChange w:id="389" w:author="김 유진" w:date="2020-06-24T08:30:00Z">
              <w:rPr>
                <w:rFonts w:hint="eastAsia"/>
              </w:rPr>
            </w:rPrChange>
          </w:rPr>
          <w:t>고객</w:t>
        </w:r>
        <w:r w:rsidRPr="00FC619C">
          <w:rPr>
            <w:b/>
            <w:bCs/>
            <w:rPrChange w:id="390" w:author="김 유진" w:date="2020-06-24T08:30:00Z">
              <w:rPr/>
            </w:rPrChange>
          </w:rPr>
          <w:t xml:space="preserve"> </w:t>
        </w:r>
        <w:r w:rsidRPr="00FC619C">
          <w:rPr>
            <w:rFonts w:hint="eastAsia"/>
            <w:b/>
            <w:bCs/>
            <w:rPrChange w:id="391" w:author="김 유진" w:date="2020-06-24T08:30:00Z">
              <w:rPr>
                <w:rFonts w:hint="eastAsia"/>
              </w:rPr>
            </w:rPrChange>
          </w:rPr>
          <w:t>센터</w:t>
        </w:r>
        <w:r>
          <w:rPr>
            <w:rFonts w:hint="eastAsia"/>
          </w:rPr>
          <w:t xml:space="preserve"> 이렇게 </w:t>
        </w:r>
        <w:r>
          <w:t>3</w:t>
        </w:r>
        <w:r>
          <w:rPr>
            <w:rFonts w:hint="eastAsia"/>
          </w:rPr>
          <w:t>개로</w:t>
        </w:r>
      </w:ins>
      <w:ins w:id="392" w:author="김 유진" w:date="2020-06-24T08:22:00Z">
        <w:r>
          <w:rPr>
            <w:rFonts w:hint="eastAsia"/>
          </w:rPr>
          <w:t xml:space="preserve"> 나눌 수 있다.</w:t>
        </w:r>
      </w:ins>
    </w:p>
    <w:p w14:paraId="32A8EF27" w14:textId="77777777" w:rsidR="00FC619C" w:rsidRDefault="00FC619C" w:rsidP="00081B87">
      <w:pPr>
        <w:pStyle w:val="aa"/>
        <w:numPr>
          <w:ilvl w:val="0"/>
          <w:numId w:val="11"/>
        </w:numPr>
        <w:ind w:leftChars="0"/>
        <w:rPr>
          <w:ins w:id="393" w:author="김 유진" w:date="2020-06-24T08:32:00Z"/>
        </w:rPr>
      </w:pPr>
      <w:ins w:id="394" w:author="김 유진" w:date="2020-06-24T08:31:00Z">
        <w:r>
          <w:rPr>
            <w:rFonts w:hint="eastAsia"/>
          </w:rPr>
          <w:t>오픈 소스는 방문 했을 때,</w:t>
        </w:r>
        <w:r>
          <w:t xml:space="preserve"> </w:t>
        </w:r>
        <w:r>
          <w:rPr>
            <w:rFonts w:hint="eastAsia"/>
          </w:rPr>
          <w:t>일반이나 개발자가 자신이 작성한 코드를 볼 수 있다.</w:t>
        </w:r>
        <w:r>
          <w:t xml:space="preserve"> </w:t>
        </w:r>
        <w:r>
          <w:rPr>
            <w:rFonts w:hint="eastAsia"/>
          </w:rPr>
          <w:t>여기서 일반과</w:t>
        </w:r>
        <w:r>
          <w:t xml:space="preserve"> </w:t>
        </w:r>
        <w:r>
          <w:rPr>
            <w:rFonts w:hint="eastAsia"/>
          </w:rPr>
          <w:t xml:space="preserve">개발자는 자신이 작성한 글에는 </w:t>
        </w:r>
        <w:r w:rsidRPr="00FC619C">
          <w:rPr>
            <w:rFonts w:hint="eastAsia"/>
            <w:b/>
            <w:bCs/>
            <w:rPrChange w:id="395" w:author="김 유진" w:date="2020-06-24T08:32:00Z">
              <w:rPr>
                <w:rFonts w:hint="eastAsia"/>
              </w:rPr>
            </w:rPrChange>
          </w:rPr>
          <w:t>삭제</w:t>
        </w:r>
      </w:ins>
      <w:ins w:id="396" w:author="김 유진" w:date="2020-06-24T08:32:00Z">
        <w:r>
          <w:t xml:space="preserve"> </w:t>
        </w:r>
        <w:r>
          <w:rPr>
            <w:rFonts w:hint="eastAsia"/>
          </w:rPr>
          <w:t xml:space="preserve">및 </w:t>
        </w:r>
        <w:r w:rsidRPr="00FC619C">
          <w:rPr>
            <w:rFonts w:hint="eastAsia"/>
            <w:b/>
            <w:bCs/>
            <w:rPrChange w:id="397" w:author="김 유진" w:date="2020-06-24T08:32:00Z">
              <w:rPr>
                <w:rFonts w:hint="eastAsia"/>
              </w:rPr>
            </w:rPrChange>
          </w:rPr>
          <w:t>수정</w:t>
        </w:r>
        <w:r>
          <w:rPr>
            <w:rFonts w:hint="eastAsia"/>
          </w:rPr>
          <w:t>이 가능하며,</w:t>
        </w:r>
        <w:r>
          <w:t xml:space="preserve"> </w:t>
        </w:r>
        <w:r>
          <w:rPr>
            <w:rFonts w:hint="eastAsia"/>
          </w:rPr>
          <w:t>개발자는 두 기능이 다 가능하다.</w:t>
        </w:r>
      </w:ins>
    </w:p>
    <w:p w14:paraId="15EB7221" w14:textId="77777777" w:rsidR="00FC619C" w:rsidRDefault="00FC619C" w:rsidP="00081B87">
      <w:pPr>
        <w:pStyle w:val="aa"/>
        <w:numPr>
          <w:ilvl w:val="0"/>
          <w:numId w:val="11"/>
        </w:numPr>
        <w:ind w:leftChars="0"/>
        <w:rPr>
          <w:ins w:id="398" w:author="김 유진" w:date="2020-06-24T08:34:00Z"/>
        </w:rPr>
      </w:pPr>
      <w:ins w:id="399" w:author="김 유진" w:date="2020-06-24T08:33:00Z">
        <w:r>
          <w:t>Code shop</w:t>
        </w:r>
        <w:r>
          <w:rPr>
            <w:rFonts w:hint="eastAsia"/>
          </w:rPr>
          <w:t xml:space="preserve"> 게시판은 </w:t>
        </w:r>
        <w:r w:rsidRPr="00FC619C">
          <w:rPr>
            <w:rFonts w:hint="eastAsia"/>
            <w:u w:val="single"/>
            <w:rPrChange w:id="400" w:author="김 유진" w:date="2020-06-24T08:34:00Z">
              <w:rPr>
                <w:rFonts w:hint="eastAsia"/>
              </w:rPr>
            </w:rPrChange>
          </w:rPr>
          <w:t>개발자</w:t>
        </w:r>
        <w:r w:rsidRPr="00FC619C">
          <w:rPr>
            <w:u w:val="single"/>
            <w:rPrChange w:id="401" w:author="김 유진" w:date="2020-06-24T08:34:00Z">
              <w:rPr/>
            </w:rPrChange>
          </w:rPr>
          <w:t xml:space="preserve"> </w:t>
        </w:r>
        <w:r w:rsidRPr="00FC619C">
          <w:rPr>
            <w:rFonts w:hint="eastAsia"/>
            <w:u w:val="single"/>
            <w:rPrChange w:id="402" w:author="김 유진" w:date="2020-06-24T08:34:00Z">
              <w:rPr>
                <w:rFonts w:hint="eastAsia"/>
              </w:rPr>
            </w:rPrChange>
          </w:rPr>
          <w:t>소개</w:t>
        </w:r>
        <w:r>
          <w:t xml:space="preserve"> </w:t>
        </w:r>
        <w:r>
          <w:rPr>
            <w:rFonts w:hint="eastAsia"/>
          </w:rPr>
          <w:t xml:space="preserve">와 </w:t>
        </w:r>
        <w:r w:rsidRPr="00FC619C">
          <w:rPr>
            <w:rFonts w:hint="eastAsia"/>
            <w:u w:val="single"/>
            <w:rPrChange w:id="403" w:author="김 유진" w:date="2020-06-24T08:34:00Z">
              <w:rPr>
                <w:rFonts w:hint="eastAsia"/>
              </w:rPr>
            </w:rPrChange>
          </w:rPr>
          <w:t>소스</w:t>
        </w:r>
        <w:r w:rsidRPr="00FC619C">
          <w:rPr>
            <w:u w:val="single"/>
            <w:rPrChange w:id="404" w:author="김 유진" w:date="2020-06-24T08:34:00Z">
              <w:rPr/>
            </w:rPrChange>
          </w:rPr>
          <w:t xml:space="preserve"> </w:t>
        </w:r>
        <w:r w:rsidRPr="00FC619C">
          <w:rPr>
            <w:rFonts w:hint="eastAsia"/>
            <w:u w:val="single"/>
            <w:rPrChange w:id="405" w:author="김 유진" w:date="2020-06-24T08:34:00Z">
              <w:rPr>
                <w:rFonts w:hint="eastAsia"/>
              </w:rPr>
            </w:rPrChange>
          </w:rPr>
          <w:t>코드</w:t>
        </w:r>
        <w:r w:rsidRPr="00FC619C">
          <w:rPr>
            <w:u w:val="single"/>
            <w:rPrChange w:id="406" w:author="김 유진" w:date="2020-06-24T08:34:00Z">
              <w:rPr/>
            </w:rPrChange>
          </w:rPr>
          <w:t xml:space="preserve"> </w:t>
        </w:r>
        <w:r w:rsidRPr="00FC619C">
          <w:rPr>
            <w:rFonts w:hint="eastAsia"/>
            <w:u w:val="single"/>
            <w:rPrChange w:id="407" w:author="김 유진" w:date="2020-06-24T08:34:00Z">
              <w:rPr>
                <w:rFonts w:hint="eastAsia"/>
              </w:rPr>
            </w:rPrChange>
          </w:rPr>
          <w:t>판매</w:t>
        </w:r>
        <w:r>
          <w:rPr>
            <w:rFonts w:hint="eastAsia"/>
          </w:rPr>
          <w:t>가 있다.</w:t>
        </w:r>
      </w:ins>
      <w:ins w:id="408" w:author="김 유진" w:date="2020-06-24T08:34:00Z">
        <w:r>
          <w:t xml:space="preserve"> </w:t>
        </w:r>
      </w:ins>
    </w:p>
    <w:p w14:paraId="04860FFE" w14:textId="77777777" w:rsidR="00FC619C" w:rsidRDefault="00FC619C" w:rsidP="00081B87">
      <w:pPr>
        <w:pStyle w:val="aa"/>
        <w:numPr>
          <w:ilvl w:val="0"/>
          <w:numId w:val="11"/>
        </w:numPr>
        <w:ind w:leftChars="0"/>
        <w:rPr>
          <w:ins w:id="409" w:author="김 유진" w:date="2020-06-24T08:37:00Z"/>
        </w:rPr>
      </w:pPr>
      <w:ins w:id="410" w:author="김 유진" w:date="2020-06-24T08:34:00Z">
        <w:r w:rsidRPr="00FC619C">
          <w:rPr>
            <w:rFonts w:hint="eastAsia"/>
            <w:b/>
            <w:bCs/>
            <w:rPrChange w:id="411" w:author="김 유진" w:date="2020-06-24T08:37:00Z">
              <w:rPr>
                <w:rFonts w:hint="eastAsia"/>
              </w:rPr>
            </w:rPrChange>
          </w:rPr>
          <w:t>개발자</w:t>
        </w:r>
        <w:r w:rsidRPr="00FC619C">
          <w:rPr>
            <w:b/>
            <w:bCs/>
            <w:rPrChange w:id="412" w:author="김 유진" w:date="2020-06-24T08:37:00Z">
              <w:rPr/>
            </w:rPrChange>
          </w:rPr>
          <w:t xml:space="preserve"> </w:t>
        </w:r>
        <w:r w:rsidRPr="00FC619C">
          <w:rPr>
            <w:rFonts w:hint="eastAsia"/>
            <w:b/>
            <w:bCs/>
            <w:rPrChange w:id="413" w:author="김 유진" w:date="2020-06-24T08:37:00Z">
              <w:rPr>
                <w:rFonts w:hint="eastAsia"/>
              </w:rPr>
            </w:rPrChange>
          </w:rPr>
          <w:t>소개</w:t>
        </w:r>
        <w:r>
          <w:rPr>
            <w:rFonts w:hint="eastAsia"/>
          </w:rPr>
          <w:t>는</w:t>
        </w:r>
        <w:r>
          <w:t xml:space="preserve"> </w:t>
        </w:r>
        <w:r>
          <w:rPr>
            <w:rFonts w:hint="eastAsia"/>
          </w:rPr>
          <w:t xml:space="preserve">개발자가 </w:t>
        </w:r>
      </w:ins>
      <w:ins w:id="414" w:author="김 유진" w:date="2020-06-24T08:35:00Z">
        <w:r>
          <w:rPr>
            <w:rFonts w:hint="eastAsia"/>
          </w:rPr>
          <w:t>게시글을 작성하면 회원 가입 때,</w:t>
        </w:r>
        <w:r>
          <w:t xml:space="preserve"> </w:t>
        </w:r>
        <w:r>
          <w:rPr>
            <w:rFonts w:hint="eastAsia"/>
          </w:rPr>
          <w:t xml:space="preserve">등록한 </w:t>
        </w:r>
        <w:r w:rsidRPr="00FC619C">
          <w:rPr>
            <w:rFonts w:hint="eastAsia"/>
            <w:b/>
            <w:bCs/>
            <w:rPrChange w:id="415" w:author="김 유진" w:date="2020-06-24T08:36:00Z">
              <w:rPr>
                <w:rFonts w:hint="eastAsia"/>
              </w:rPr>
            </w:rPrChange>
          </w:rPr>
          <w:t>사진</w:t>
        </w:r>
        <w:r>
          <w:rPr>
            <w:rFonts w:hint="eastAsia"/>
          </w:rPr>
          <w:t xml:space="preserve">과 </w:t>
        </w:r>
        <w:r w:rsidRPr="00FC619C">
          <w:rPr>
            <w:rFonts w:hint="eastAsia"/>
            <w:b/>
            <w:bCs/>
            <w:rPrChange w:id="416" w:author="김 유진" w:date="2020-06-24T08:37:00Z">
              <w:rPr>
                <w:rFonts w:hint="eastAsia"/>
              </w:rPr>
            </w:rPrChange>
          </w:rPr>
          <w:t>직업</w:t>
        </w:r>
      </w:ins>
      <w:ins w:id="417" w:author="김 유진" w:date="2020-06-24T08:36:00Z">
        <w:r>
          <w:rPr>
            <w:rFonts w:hint="eastAsia"/>
          </w:rPr>
          <w:t>이 게시</w:t>
        </w:r>
      </w:ins>
      <w:ins w:id="418" w:author="김 유진" w:date="2020-06-24T08:44:00Z">
        <w:r w:rsidR="00450DA5">
          <w:rPr>
            <w:rFonts w:hint="eastAsia"/>
          </w:rPr>
          <w:t>판</w:t>
        </w:r>
      </w:ins>
      <w:ins w:id="419" w:author="김 유진" w:date="2020-06-24T08:36:00Z">
        <w:r>
          <w:rPr>
            <w:rFonts w:hint="eastAsia"/>
          </w:rPr>
          <w:t>에 보인다.</w:t>
        </w:r>
        <w:r>
          <w:t xml:space="preserve"> </w:t>
        </w:r>
        <w:r>
          <w:rPr>
            <w:rFonts w:hint="eastAsia"/>
          </w:rPr>
          <w:t>그걸 보고 일반 사용자가 자신에게 맞는 개발자에게 댓글을 달아 의뢰를 요청 할 수 있다.</w:t>
        </w:r>
        <w:r>
          <w:t xml:space="preserve"> </w:t>
        </w:r>
      </w:ins>
    </w:p>
    <w:p w14:paraId="26203900" w14:textId="77777777" w:rsidR="00FC619C" w:rsidRPr="00FC619C" w:rsidRDefault="00FC619C" w:rsidP="00FC619C">
      <w:pPr>
        <w:pStyle w:val="aa"/>
        <w:numPr>
          <w:ilvl w:val="0"/>
          <w:numId w:val="11"/>
        </w:numPr>
        <w:ind w:leftChars="0"/>
        <w:rPr>
          <w:ins w:id="420" w:author="김 유진" w:date="2020-06-24T08:39:00Z"/>
          <w:b/>
          <w:bCs/>
          <w:rPrChange w:id="421" w:author="김 유진" w:date="2020-06-24T08:39:00Z">
            <w:rPr>
              <w:ins w:id="422" w:author="김 유진" w:date="2020-06-24T08:39:00Z"/>
            </w:rPr>
          </w:rPrChange>
        </w:rPr>
      </w:pPr>
      <w:ins w:id="423" w:author="김 유진" w:date="2020-06-24T08:37:00Z">
        <w:r w:rsidRPr="00FC619C">
          <w:rPr>
            <w:rFonts w:hint="eastAsia"/>
            <w:b/>
            <w:bCs/>
            <w:rPrChange w:id="424" w:author="김 유진" w:date="2020-06-24T08:37:00Z">
              <w:rPr>
                <w:rFonts w:hint="eastAsia"/>
              </w:rPr>
            </w:rPrChange>
          </w:rPr>
          <w:t>소스</w:t>
        </w:r>
        <w:r w:rsidRPr="00FC619C">
          <w:rPr>
            <w:b/>
            <w:bCs/>
            <w:rPrChange w:id="425" w:author="김 유진" w:date="2020-06-24T08:37:00Z">
              <w:rPr/>
            </w:rPrChange>
          </w:rPr>
          <w:t xml:space="preserve"> </w:t>
        </w:r>
        <w:r w:rsidRPr="00FC619C">
          <w:rPr>
            <w:rFonts w:hint="eastAsia"/>
            <w:b/>
            <w:bCs/>
            <w:rPrChange w:id="426" w:author="김 유진" w:date="2020-06-24T08:37:00Z">
              <w:rPr>
                <w:rFonts w:hint="eastAsia"/>
              </w:rPr>
            </w:rPrChange>
          </w:rPr>
          <w:t>코드</w:t>
        </w:r>
        <w:r w:rsidRPr="00FC619C">
          <w:rPr>
            <w:b/>
            <w:bCs/>
            <w:rPrChange w:id="427" w:author="김 유진" w:date="2020-06-24T08:37:00Z">
              <w:rPr/>
            </w:rPrChange>
          </w:rPr>
          <w:t xml:space="preserve"> </w:t>
        </w:r>
        <w:r w:rsidRPr="00FC619C">
          <w:rPr>
            <w:rFonts w:hint="eastAsia"/>
            <w:b/>
            <w:bCs/>
            <w:rPrChange w:id="428" w:author="김 유진" w:date="2020-06-24T08:37:00Z">
              <w:rPr>
                <w:rFonts w:hint="eastAsia"/>
              </w:rPr>
            </w:rPrChange>
          </w:rPr>
          <w:t>판매</w:t>
        </w:r>
        <w:r>
          <w:rPr>
            <w:rFonts w:hint="eastAsia"/>
          </w:rPr>
          <w:t>는 개발자가 자신이 작성한 코드를 간단</w:t>
        </w:r>
      </w:ins>
      <w:ins w:id="429" w:author="김 유진" w:date="2020-06-24T08:38:00Z">
        <w:r>
          <w:rPr>
            <w:rFonts w:hint="eastAsia"/>
          </w:rPr>
          <w:t>한 설명과 함께 소스 코드 파일을 첨부하여 올릴 수 있다.</w:t>
        </w:r>
        <w:r>
          <w:t xml:space="preserve"> </w:t>
        </w:r>
        <w:r>
          <w:rPr>
            <w:rFonts w:hint="eastAsia"/>
          </w:rPr>
          <w:t xml:space="preserve">이 또한 개발자 소개와 같이 거래를 원하면 댓글을 달아 </w:t>
        </w:r>
      </w:ins>
      <w:ins w:id="430" w:author="김 유진" w:date="2020-06-24T08:39:00Z">
        <w:r>
          <w:rPr>
            <w:rFonts w:hint="eastAsia"/>
          </w:rPr>
          <w:t>거래를 할 수 있다.</w:t>
        </w:r>
        <w:r>
          <w:t xml:space="preserve"> </w:t>
        </w:r>
      </w:ins>
    </w:p>
    <w:p w14:paraId="3D37718B" w14:textId="77777777" w:rsidR="00FC619C" w:rsidRDefault="00FC619C" w:rsidP="00FC619C">
      <w:pPr>
        <w:ind w:left="1600"/>
        <w:rPr>
          <w:ins w:id="431" w:author="김 유진" w:date="2020-06-24T08:39:00Z"/>
        </w:rPr>
      </w:pPr>
      <w:ins w:id="432" w:author="김 유진" w:date="2020-06-24T08:39:00Z">
        <w:r>
          <w:rPr>
            <w:rFonts w:hint="eastAsia"/>
          </w:rPr>
          <w:t>[정리]</w:t>
        </w:r>
      </w:ins>
    </w:p>
    <w:p w14:paraId="130BB259" w14:textId="77777777" w:rsidR="00FC619C" w:rsidRDefault="00FC619C" w:rsidP="00FC619C">
      <w:pPr>
        <w:pStyle w:val="aa"/>
        <w:numPr>
          <w:ilvl w:val="0"/>
          <w:numId w:val="13"/>
        </w:numPr>
        <w:ind w:leftChars="0"/>
        <w:rPr>
          <w:ins w:id="433" w:author="김 유진" w:date="2020-06-24T08:40:00Z"/>
          <w:b/>
          <w:bCs/>
        </w:rPr>
      </w:pPr>
      <w:ins w:id="434" w:author="김 유진" w:date="2020-06-24T08:39:00Z">
        <w:r>
          <w:rPr>
            <w:rFonts w:hint="eastAsia"/>
            <w:b/>
            <w:bCs/>
          </w:rPr>
          <w:t xml:space="preserve">개발자가 </w:t>
        </w:r>
      </w:ins>
      <w:ins w:id="435" w:author="김 유진" w:date="2020-06-24T08:40:00Z">
        <w:r>
          <w:rPr>
            <w:rFonts w:hint="eastAsia"/>
            <w:b/>
            <w:bCs/>
          </w:rPr>
          <w:t>자신이 작성한 소스 코드를 판매 게시판에 올린다.</w:t>
        </w:r>
      </w:ins>
    </w:p>
    <w:p w14:paraId="42C5B36F" w14:textId="77777777" w:rsidR="00FC619C" w:rsidRDefault="00FC619C" w:rsidP="00FC619C">
      <w:pPr>
        <w:pStyle w:val="aa"/>
        <w:numPr>
          <w:ilvl w:val="0"/>
          <w:numId w:val="13"/>
        </w:numPr>
        <w:ind w:leftChars="0"/>
        <w:rPr>
          <w:ins w:id="436" w:author="김 유진" w:date="2020-06-24T08:41:00Z"/>
          <w:b/>
          <w:bCs/>
        </w:rPr>
      </w:pPr>
      <w:ins w:id="437" w:author="김 유진" w:date="2020-06-24T08:40:00Z">
        <w:r>
          <w:rPr>
            <w:rFonts w:hint="eastAsia"/>
            <w:b/>
            <w:bCs/>
          </w:rPr>
          <w:lastRenderedPageBreak/>
          <w:t>일반 사용자가 올린 게시글을 보고,</w:t>
        </w:r>
        <w:r>
          <w:rPr>
            <w:b/>
            <w:bCs/>
          </w:rPr>
          <w:t xml:space="preserve"> </w:t>
        </w:r>
        <w:r>
          <w:rPr>
            <w:rFonts w:hint="eastAsia"/>
            <w:b/>
            <w:bCs/>
          </w:rPr>
          <w:t>댓글을 달</w:t>
        </w:r>
      </w:ins>
      <w:ins w:id="438" w:author="김 유진" w:date="2020-06-24T08:41:00Z">
        <w:r w:rsidR="00450DA5">
          <w:rPr>
            <w:rFonts w:hint="eastAsia"/>
            <w:b/>
            <w:bCs/>
          </w:rPr>
          <w:t>고,</w:t>
        </w:r>
        <w:r w:rsidR="00450DA5">
          <w:rPr>
            <w:b/>
            <w:bCs/>
          </w:rPr>
          <w:t xml:space="preserve"> </w:t>
        </w:r>
        <w:r w:rsidR="00450DA5">
          <w:rPr>
            <w:rFonts w:hint="eastAsia"/>
            <w:b/>
            <w:bCs/>
          </w:rPr>
          <w:t>개발자가 댓글 단 사용자에게 이메일을 알려 준다.</w:t>
        </w:r>
      </w:ins>
    </w:p>
    <w:p w14:paraId="35817E85" w14:textId="77777777" w:rsidR="00450DA5" w:rsidRDefault="00450DA5" w:rsidP="00FC619C">
      <w:pPr>
        <w:pStyle w:val="aa"/>
        <w:numPr>
          <w:ilvl w:val="0"/>
          <w:numId w:val="13"/>
        </w:numPr>
        <w:ind w:leftChars="0"/>
        <w:rPr>
          <w:ins w:id="439" w:author="김 유진" w:date="2020-06-24T08:42:00Z"/>
          <w:b/>
          <w:bCs/>
        </w:rPr>
      </w:pPr>
      <w:ins w:id="440" w:author="김 유진" w:date="2020-06-24T08:41:00Z">
        <w:r>
          <w:rPr>
            <w:rFonts w:hint="eastAsia"/>
            <w:b/>
            <w:bCs/>
          </w:rPr>
          <w:t>이메일을 통해 계좌 거래를 한 후,</w:t>
        </w:r>
        <w:r>
          <w:rPr>
            <w:b/>
            <w:bCs/>
          </w:rPr>
          <w:t xml:space="preserve"> </w:t>
        </w:r>
      </w:ins>
      <w:ins w:id="441" w:author="김 유진" w:date="2020-06-24T08:42:00Z">
        <w:r>
          <w:rPr>
            <w:rFonts w:hint="eastAsia"/>
            <w:b/>
            <w:bCs/>
          </w:rPr>
          <w:t xml:space="preserve">개발자와 일반 사용자가 각 회원 페이지에 들어가 </w:t>
        </w:r>
        <w:r>
          <w:rPr>
            <w:b/>
            <w:bCs/>
          </w:rPr>
          <w:t xml:space="preserve">Order </w:t>
        </w:r>
        <w:r>
          <w:rPr>
            <w:rFonts w:hint="eastAsia"/>
            <w:b/>
            <w:bCs/>
          </w:rPr>
          <w:t>게시판에 거래 완료 체크 박스에 체크를 한다.</w:t>
        </w:r>
      </w:ins>
    </w:p>
    <w:p w14:paraId="43DF7BF3" w14:textId="77777777" w:rsidR="00450DA5" w:rsidRDefault="00450DA5" w:rsidP="00FC619C">
      <w:pPr>
        <w:pStyle w:val="aa"/>
        <w:numPr>
          <w:ilvl w:val="0"/>
          <w:numId w:val="13"/>
        </w:numPr>
        <w:ind w:leftChars="0"/>
        <w:rPr>
          <w:ins w:id="442" w:author="김 유진" w:date="2020-06-24T08:42:00Z"/>
          <w:b/>
          <w:bCs/>
        </w:rPr>
      </w:pPr>
      <w:ins w:id="443" w:author="김 유진" w:date="2020-06-24T08:42:00Z">
        <w:r>
          <w:rPr>
            <w:rFonts w:hint="eastAsia"/>
            <w:b/>
            <w:bCs/>
          </w:rPr>
          <w:t>그럼 두 사람의 거래가 완료 되었다는 글이 뜨면서 거래가 완료 된다.</w:t>
        </w:r>
      </w:ins>
    </w:p>
    <w:p w14:paraId="6FA2E5A0" w14:textId="77777777" w:rsidR="00450DA5" w:rsidRPr="00EA0879" w:rsidRDefault="00EA0879" w:rsidP="00450DA5">
      <w:pPr>
        <w:pStyle w:val="aa"/>
        <w:numPr>
          <w:ilvl w:val="0"/>
          <w:numId w:val="14"/>
        </w:numPr>
        <w:ind w:leftChars="0"/>
        <w:rPr>
          <w:ins w:id="444" w:author="김 유진" w:date="2020-06-24T09:05:00Z"/>
          <w:b/>
          <w:bCs/>
          <w:rPrChange w:id="445" w:author="김 유진" w:date="2020-06-24T09:05:00Z">
            <w:rPr>
              <w:ins w:id="446" w:author="김 유진" w:date="2020-06-24T09:05:00Z"/>
            </w:rPr>
          </w:rPrChange>
        </w:rPr>
      </w:pPr>
      <w:r>
        <w:rPr>
          <w:rFonts w:hint="eastAs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C4C66FC" wp14:editId="7271D9E9">
                <wp:simplePos x="0" y="0"/>
                <wp:positionH relativeFrom="margin">
                  <wp:align>left</wp:align>
                </wp:positionH>
                <wp:positionV relativeFrom="paragraph">
                  <wp:posOffset>691515</wp:posOffset>
                </wp:positionV>
                <wp:extent cx="5753735" cy="3927475"/>
                <wp:effectExtent l="0" t="0" r="0" b="0"/>
                <wp:wrapTopAndBottom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735" cy="3927475"/>
                          <a:chOff x="0" y="0"/>
                          <a:chExt cx="5753735" cy="3927475"/>
                        </a:xfrm>
                      </wpg:grpSpPr>
                      <pic:pic xmlns:pic="http://schemas.openxmlformats.org/drawingml/2006/picture">
                        <pic:nvPicPr>
                          <pic:cNvPr id="6" name="그림 6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566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22860" y="3589020"/>
                            <a:ext cx="573087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62C66E" w14:textId="77777777" w:rsidR="000E263E" w:rsidRPr="00FB1158" w:rsidRDefault="000E263E">
                              <w:pPr>
                                <w:pStyle w:val="ab"/>
                                <w:jc w:val="center"/>
                                <w:rPr>
                                  <w:noProof/>
                                </w:rPr>
                                <w:pPrChange w:id="447" w:author="김 유진" w:date="2020-06-24T09:05:00Z">
                                  <w:pPr/>
                                </w:pPrChange>
                              </w:pPr>
                              <w:ins w:id="448" w:author="김 유진" w:date="2020-06-24T09:04:00Z">
                                <w:r>
                                  <w:t xml:space="preserve">설명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설명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449" w:author="김 유진" w:date="2020-06-24T09:16:00Z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ins>
                              <w:ins w:id="450" w:author="김 유진" w:date="2020-06-24T09:04:00Z">
                                <w:r>
                                  <w:fldChar w:fldCharType="end"/>
                                </w:r>
                                <w:r>
                                  <w:t xml:space="preserve"> </w:t>
                                </w:r>
                              </w:ins>
                              <w:ins w:id="451" w:author="김 유진" w:date="2020-06-24T09:05:00Z">
                                <w:r>
                                  <w:t>–</w:t>
                                </w:r>
                              </w:ins>
                              <w:ins w:id="452" w:author="김 유진" w:date="2020-06-24T09:04:00Z">
                                <w:r>
                                  <w:t xml:space="preserve"> </w:t>
                                </w:r>
                              </w:ins>
                              <w:ins w:id="453" w:author="김 유진" w:date="2020-06-24T09:05:00Z">
                                <w:r>
                                  <w:rPr>
                                    <w:rFonts w:hint="eastAsia"/>
                                  </w:rPr>
                                  <w:t>로그인 시 회원 페이지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4C66FC" id="그룹 11" o:spid="_x0000_s1032" style="position:absolute;left:0;text-align:left;margin-left:0;margin-top:54.45pt;width:453.05pt;height:309.25pt;z-index:251651072;mso-position-horizontal:left;mso-position-horizontal-relative:margin" coordsize="57537,392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zzwD/AMlO+J//&#10;AF/2P/pDDXodeeeAf+SnfE//AK/7H/0hhrrofw6v+H/26JhU+KHr+jPQ6KKK5Dc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lX9nf/AJPs&#10;/a5/7lH/ANNctfVVfKv7O/8AyfZ+1z/3KP8A6a5a+qqACiiigAooooAKKKKACiiigAooooAKKKKA&#10;CiiigAooooAKKKKACiiigAooooAKKKKACiiigD+az9rH/k6b4yf9jnrP/pdNRR+1j/ydN8ZP+xz1&#10;n/0umooA/pT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">
                <v:shape id="그림 6" o:spid="_x0000_s1033" type="#_x0000_t75" alt="스크린샷이(가) 표시된 사진&#10;&#10;자동 생성된 설명" style="position:absolute;width:57308;height:35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">
                  <v:imagedata r:id="rId18" o:title="스크린샷이(가) 표시된 사진&#10;&#10;자동 생성된 설명"/>
                </v:shape>
                <v:shape id="Text Box 10" o:spid="_x0000_s1034" type="#_x0000_t202" style="position:absolute;left:228;top:35890;width:5730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A62C66E" w14:textId="77777777" w:rsidR="000E263E" w:rsidRPr="00FB1158" w:rsidRDefault="000E263E">
                        <w:pPr>
                          <w:pStyle w:val="ab"/>
                          <w:jc w:val="center"/>
                          <w:rPr>
                            <w:noProof/>
                          </w:rPr>
                          <w:pPrChange w:id="454" w:author="김 유진" w:date="2020-06-24T09:05:00Z">
                            <w:pPr/>
                          </w:pPrChange>
                        </w:pPr>
                        <w:ins w:id="455" w:author="김 유진" w:date="2020-06-24T09:04:00Z">
                          <w:r>
                            <w:t xml:space="preserve">설명 </w:t>
                          </w:r>
                          <w:r>
                            <w:fldChar w:fldCharType="begin"/>
                          </w:r>
                          <w:r>
                            <w:instrText xml:space="preserve"> SEQ 설명 \* ARABIC </w:instrText>
                          </w:r>
                        </w:ins>
                        <w:r>
                          <w:fldChar w:fldCharType="separate"/>
                        </w:r>
                        <w:ins w:id="456" w:author="김 유진" w:date="2020-06-24T09:16:00Z">
                          <w:r>
                            <w:rPr>
                              <w:noProof/>
                            </w:rPr>
                            <w:t>3</w:t>
                          </w:r>
                        </w:ins>
                        <w:ins w:id="457" w:author="김 유진" w:date="2020-06-24T09:04:00Z">
                          <w:r>
                            <w:fldChar w:fldCharType="end"/>
                          </w:r>
                          <w:r>
                            <w:t xml:space="preserve"> </w:t>
                          </w:r>
                        </w:ins>
                        <w:ins w:id="458" w:author="김 유진" w:date="2020-06-24T09:05:00Z">
                          <w:r>
                            <w:t>–</w:t>
                          </w:r>
                        </w:ins>
                        <w:ins w:id="459" w:author="김 유진" w:date="2020-06-24T09:04:00Z">
                          <w:r>
                            <w:t xml:space="preserve"> </w:t>
                          </w:r>
                        </w:ins>
                        <w:ins w:id="460" w:author="김 유진" w:date="2020-06-24T09:05:00Z">
                          <w:r>
                            <w:rPr>
                              <w:rFonts w:hint="eastAsia"/>
                            </w:rPr>
                            <w:t>로그인 시 회원 페이지</w:t>
                          </w:r>
                        </w:ins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ins w:id="461" w:author="김 유진" w:date="2020-06-24T08:43:00Z">
        <w:r w:rsidR="00450DA5">
          <w:rPr>
            <w:rFonts w:hint="eastAsia"/>
            <w:b/>
            <w:bCs/>
          </w:rPr>
          <w:t>고객 센터</w:t>
        </w:r>
        <w:r w:rsidR="00450DA5">
          <w:rPr>
            <w:rFonts w:hint="eastAsia"/>
          </w:rPr>
          <w:t>는</w:t>
        </w:r>
      </w:ins>
      <w:ins w:id="462" w:author="김 유진" w:date="2020-06-24T08:45:00Z">
        <w:r w:rsidR="00450DA5">
          <w:t xml:space="preserve"> </w:t>
        </w:r>
      </w:ins>
      <w:ins w:id="463" w:author="김 유진" w:date="2020-06-24T08:43:00Z">
        <w:r w:rsidR="00450DA5">
          <w:rPr>
            <w:rFonts w:hint="eastAsia"/>
          </w:rPr>
          <w:t>회원</w:t>
        </w:r>
      </w:ins>
      <w:ins w:id="464" w:author="김 유진" w:date="2020-06-24T08:45:00Z">
        <w:r w:rsidR="00450DA5">
          <w:rPr>
            <w:rFonts w:hint="eastAsia"/>
          </w:rPr>
          <w:t>들</w:t>
        </w:r>
      </w:ins>
      <w:ins w:id="465" w:author="김 유진" w:date="2020-06-24T08:43:00Z">
        <w:r w:rsidR="00450DA5">
          <w:rPr>
            <w:rFonts w:hint="eastAsia"/>
          </w:rPr>
          <w:t xml:space="preserve">이 홈페이지를 사용하면서 </w:t>
        </w:r>
        <w:r w:rsidR="00450DA5" w:rsidRPr="00450DA5">
          <w:rPr>
            <w:rFonts w:hint="eastAsia"/>
            <w:b/>
            <w:bCs/>
            <w:rPrChange w:id="466" w:author="김 유진" w:date="2020-06-24T08:44:00Z">
              <w:rPr>
                <w:rFonts w:hint="eastAsia"/>
              </w:rPr>
            </w:rPrChange>
          </w:rPr>
          <w:t>불만</w:t>
        </w:r>
        <w:r w:rsidR="00450DA5" w:rsidRPr="00450DA5">
          <w:rPr>
            <w:b/>
            <w:bCs/>
            <w:rPrChange w:id="467" w:author="김 유진" w:date="2020-06-24T08:44:00Z">
              <w:rPr/>
            </w:rPrChange>
          </w:rPr>
          <w:t xml:space="preserve"> </w:t>
        </w:r>
        <w:r w:rsidR="00450DA5" w:rsidRPr="00450DA5">
          <w:rPr>
            <w:rFonts w:hint="eastAsia"/>
            <w:b/>
            <w:bCs/>
            <w:rPrChange w:id="468" w:author="김 유진" w:date="2020-06-24T08:44:00Z">
              <w:rPr>
                <w:rFonts w:hint="eastAsia"/>
              </w:rPr>
            </w:rPrChange>
          </w:rPr>
          <w:t>및</w:t>
        </w:r>
        <w:r w:rsidR="00450DA5" w:rsidRPr="00450DA5">
          <w:rPr>
            <w:b/>
            <w:bCs/>
            <w:rPrChange w:id="469" w:author="김 유진" w:date="2020-06-24T08:44:00Z">
              <w:rPr/>
            </w:rPrChange>
          </w:rPr>
          <w:t xml:space="preserve"> </w:t>
        </w:r>
        <w:r w:rsidR="00450DA5" w:rsidRPr="00450DA5">
          <w:rPr>
            <w:rFonts w:hint="eastAsia"/>
            <w:b/>
            <w:bCs/>
            <w:rPrChange w:id="470" w:author="김 유진" w:date="2020-06-24T08:44:00Z">
              <w:rPr>
                <w:rFonts w:hint="eastAsia"/>
              </w:rPr>
            </w:rPrChange>
          </w:rPr>
          <w:t>건의사항</w:t>
        </w:r>
        <w:r w:rsidR="00450DA5">
          <w:rPr>
            <w:rFonts w:hint="eastAsia"/>
          </w:rPr>
          <w:t>을 관리자에게</w:t>
        </w:r>
      </w:ins>
      <w:ins w:id="471" w:author="김 유진" w:date="2020-06-24T08:44:00Z">
        <w:r w:rsidR="00450DA5">
          <w:rPr>
            <w:rFonts w:hint="eastAsia"/>
          </w:rPr>
          <w:t xml:space="preserve"> 알리기 위한 게시판이다.</w:t>
        </w:r>
        <w:r w:rsidR="00450DA5">
          <w:t xml:space="preserve"> </w:t>
        </w:r>
      </w:ins>
      <w:ins w:id="472" w:author="김 유진" w:date="2020-06-24T08:45:00Z">
        <w:r w:rsidR="00450DA5">
          <w:rPr>
            <w:rFonts w:hint="eastAsia"/>
          </w:rPr>
          <w:t>회원들이 올린 게시글에 관리자가 댓글을 달 수 있다.</w:t>
        </w:r>
      </w:ins>
    </w:p>
    <w:p w14:paraId="4A63418D" w14:textId="77777777" w:rsidR="00EA0879" w:rsidRDefault="00EA0879" w:rsidP="00EA0879">
      <w:pPr>
        <w:rPr>
          <w:ins w:id="473" w:author="김 유진" w:date="2020-06-24T09:05:00Z"/>
          <w:b/>
          <w:bCs/>
        </w:rPr>
      </w:pPr>
    </w:p>
    <w:p w14:paraId="5CD6A506" w14:textId="77777777" w:rsidR="00EA0879" w:rsidRDefault="00EA0879" w:rsidP="00EA0879">
      <w:pPr>
        <w:pStyle w:val="aa"/>
        <w:numPr>
          <w:ilvl w:val="0"/>
          <w:numId w:val="14"/>
        </w:numPr>
        <w:ind w:leftChars="0"/>
        <w:rPr>
          <w:ins w:id="474" w:author="김 유진" w:date="2020-06-24T09:06:00Z"/>
          <w:b/>
          <w:bCs/>
        </w:rPr>
      </w:pPr>
      <w:ins w:id="475" w:author="김 유진" w:date="2020-06-24T09:05:00Z">
        <w:r>
          <w:rPr>
            <w:rFonts w:hint="eastAsia"/>
            <w:b/>
            <w:bCs/>
          </w:rPr>
          <w:t>로그인을 하면 회원이 가입한 일</w:t>
        </w:r>
      </w:ins>
      <w:ins w:id="476" w:author="김 유진" w:date="2020-06-24T09:06:00Z">
        <w:r>
          <w:rPr>
            <w:rFonts w:hint="eastAsia"/>
            <w:b/>
            <w:bCs/>
          </w:rPr>
          <w:t>반 과 개발자에 따라 회원 페이지로 이동하게 된다.</w:t>
        </w:r>
        <w:r>
          <w:rPr>
            <w:b/>
            <w:bCs/>
          </w:rPr>
          <w:t xml:space="preserve"> </w:t>
        </w:r>
      </w:ins>
    </w:p>
    <w:p w14:paraId="3185B91D" w14:textId="77777777" w:rsidR="00EA0879" w:rsidRDefault="00EA0879" w:rsidP="00EA0879">
      <w:pPr>
        <w:pStyle w:val="aa"/>
        <w:numPr>
          <w:ilvl w:val="0"/>
          <w:numId w:val="14"/>
        </w:numPr>
        <w:ind w:leftChars="0"/>
        <w:rPr>
          <w:ins w:id="477" w:author="김 유진" w:date="2020-06-24T09:07:00Z"/>
          <w:b/>
          <w:bCs/>
        </w:rPr>
      </w:pPr>
      <w:ins w:id="478" w:author="김 유진" w:date="2020-06-24T09:06:00Z">
        <w:r>
          <w:rPr>
            <w:rFonts w:hint="eastAsia"/>
            <w:b/>
            <w:bCs/>
          </w:rPr>
          <w:t xml:space="preserve">일반 회원은 </w:t>
        </w:r>
        <w:r>
          <w:rPr>
            <w:b/>
            <w:bCs/>
          </w:rPr>
          <w:t>6</w:t>
        </w:r>
        <w:r>
          <w:rPr>
            <w:rFonts w:hint="eastAsia"/>
            <w:b/>
            <w:bCs/>
          </w:rPr>
          <w:t>개,</w:t>
        </w:r>
        <w:r>
          <w:rPr>
            <w:b/>
            <w:bCs/>
          </w:rPr>
          <w:t xml:space="preserve"> </w:t>
        </w:r>
        <w:r>
          <w:rPr>
            <w:rFonts w:hint="eastAsia"/>
            <w:b/>
            <w:bCs/>
          </w:rPr>
          <w:t xml:space="preserve">개발자는 </w:t>
        </w:r>
        <w:r>
          <w:rPr>
            <w:b/>
            <w:bCs/>
          </w:rPr>
          <w:t>11</w:t>
        </w:r>
        <w:r>
          <w:rPr>
            <w:rFonts w:hint="eastAsia"/>
            <w:b/>
            <w:bCs/>
          </w:rPr>
          <w:t>개의 정보를 가지고 있</w:t>
        </w:r>
      </w:ins>
      <w:ins w:id="479" w:author="김 유진" w:date="2020-06-24T09:07:00Z">
        <w:r>
          <w:rPr>
            <w:rFonts w:hint="eastAsia"/>
            <w:b/>
            <w:bCs/>
          </w:rPr>
          <w:t>다.</w:t>
        </w:r>
      </w:ins>
    </w:p>
    <w:p w14:paraId="721B5085" w14:textId="77777777" w:rsidR="00EA0879" w:rsidRDefault="00EA0879" w:rsidP="00EA0879">
      <w:pPr>
        <w:pStyle w:val="aa"/>
        <w:numPr>
          <w:ilvl w:val="0"/>
          <w:numId w:val="14"/>
        </w:numPr>
        <w:ind w:leftChars="0"/>
        <w:rPr>
          <w:ins w:id="480" w:author="김 유진" w:date="2020-06-24T09:08:00Z"/>
          <w:b/>
          <w:bCs/>
        </w:rPr>
      </w:pPr>
      <w:ins w:id="481" w:author="김 유진" w:date="2020-06-24T09:07:00Z">
        <w:r>
          <w:rPr>
            <w:rFonts w:hint="eastAsia"/>
            <w:b/>
            <w:bCs/>
          </w:rPr>
          <w:t xml:space="preserve">수정은 일반 회원은 </w:t>
        </w:r>
        <w:r>
          <w:rPr>
            <w:b/>
            <w:bCs/>
          </w:rPr>
          <w:t>6-1(</w:t>
        </w:r>
      </w:ins>
      <w:ins w:id="482" w:author="김 유진" w:date="2020-06-24T09:08:00Z">
        <w:r>
          <w:rPr>
            <w:rFonts w:hint="eastAsia"/>
            <w:b/>
            <w:bCs/>
          </w:rPr>
          <w:t>가입 날짜</w:t>
        </w:r>
      </w:ins>
      <w:ins w:id="483" w:author="김 유진" w:date="2020-06-24T09:07:00Z">
        <w:r>
          <w:rPr>
            <w:b/>
            <w:bCs/>
          </w:rPr>
          <w:t>)</w:t>
        </w:r>
      </w:ins>
      <w:ins w:id="484" w:author="김 유진" w:date="2020-06-24T09:08:00Z">
        <w:r w:rsidR="00FC3C42">
          <w:rPr>
            <w:b/>
            <w:bCs/>
          </w:rPr>
          <w:t xml:space="preserve"> </w:t>
        </w:r>
        <w:r w:rsidR="00FC3C42">
          <w:rPr>
            <w:rFonts w:hint="eastAsia"/>
            <w:b/>
            <w:bCs/>
          </w:rPr>
          <w:t>총,</w:t>
        </w:r>
        <w:r w:rsidR="00FC3C42">
          <w:rPr>
            <w:b/>
            <w:bCs/>
          </w:rPr>
          <w:t xml:space="preserve"> 5</w:t>
        </w:r>
        <w:r w:rsidR="00FC3C42">
          <w:rPr>
            <w:rFonts w:hint="eastAsia"/>
            <w:b/>
            <w:bCs/>
          </w:rPr>
          <w:t xml:space="preserve">개의 정보를 개발자 회원은 </w:t>
        </w:r>
        <w:r w:rsidR="00FC3C42">
          <w:rPr>
            <w:b/>
            <w:bCs/>
          </w:rPr>
          <w:t>11-1(</w:t>
        </w:r>
        <w:r w:rsidR="00FC3C42">
          <w:rPr>
            <w:rFonts w:hint="eastAsia"/>
            <w:b/>
            <w:bCs/>
          </w:rPr>
          <w:t>가입 날짜</w:t>
        </w:r>
        <w:r w:rsidR="00FC3C42">
          <w:rPr>
            <w:b/>
            <w:bCs/>
          </w:rPr>
          <w:t>)</w:t>
        </w:r>
        <w:r w:rsidR="00CB78C8">
          <w:rPr>
            <w:b/>
            <w:bCs/>
          </w:rPr>
          <w:t xml:space="preserve"> </w:t>
        </w:r>
        <w:r w:rsidR="00CB78C8">
          <w:rPr>
            <w:rFonts w:hint="eastAsia"/>
            <w:b/>
            <w:bCs/>
          </w:rPr>
          <w:t>총,</w:t>
        </w:r>
        <w:r w:rsidR="00CB78C8">
          <w:rPr>
            <w:b/>
            <w:bCs/>
          </w:rPr>
          <w:t xml:space="preserve"> 10</w:t>
        </w:r>
        <w:r w:rsidR="00CB78C8">
          <w:rPr>
            <w:rFonts w:hint="eastAsia"/>
            <w:b/>
            <w:bCs/>
          </w:rPr>
          <w:t>개의 정보를 수정 할 수 있다.</w:t>
        </w:r>
      </w:ins>
    </w:p>
    <w:p w14:paraId="1CECE6FE" w14:textId="77777777" w:rsidR="00CB78C8" w:rsidRDefault="00CB78C8" w:rsidP="00EA0879">
      <w:pPr>
        <w:pStyle w:val="aa"/>
        <w:numPr>
          <w:ilvl w:val="0"/>
          <w:numId w:val="14"/>
        </w:numPr>
        <w:ind w:leftChars="0"/>
        <w:rPr>
          <w:ins w:id="485" w:author="김 유진" w:date="2020-06-24T09:08:00Z"/>
          <w:b/>
          <w:bCs/>
        </w:rPr>
      </w:pPr>
      <w:ins w:id="486" w:author="김 유진" w:date="2020-06-24T09:08:00Z">
        <w:r>
          <w:rPr>
            <w:rFonts w:hint="eastAsia"/>
            <w:b/>
            <w:bCs/>
          </w:rPr>
          <w:t>취소는 수정 하지 않고 다시 메인으로 돌아 간다.</w:t>
        </w:r>
      </w:ins>
    </w:p>
    <w:p w14:paraId="47666EAC" w14:textId="77777777" w:rsidR="00CB78C8" w:rsidRDefault="00CB78C8" w:rsidP="00EA0879">
      <w:pPr>
        <w:pStyle w:val="aa"/>
        <w:numPr>
          <w:ilvl w:val="0"/>
          <w:numId w:val="14"/>
        </w:numPr>
        <w:ind w:leftChars="0"/>
        <w:rPr>
          <w:ins w:id="487" w:author="김 유진" w:date="2020-06-24T09:16:00Z"/>
          <w:b/>
          <w:bCs/>
        </w:rPr>
      </w:pPr>
      <w:ins w:id="488" w:author="김 유진" w:date="2020-06-24T09:09:00Z">
        <w:r>
          <w:rPr>
            <w:rFonts w:hint="eastAsia"/>
            <w:b/>
            <w:bCs/>
          </w:rPr>
          <w:t>탈퇴는 자신의 정보를 삭제가 된다.</w:t>
        </w:r>
      </w:ins>
    </w:p>
    <w:p w14:paraId="3FB09281" w14:textId="77777777" w:rsidR="00CB78C8" w:rsidRPr="00D95C17" w:rsidRDefault="00D95C17" w:rsidP="00D95C17">
      <w:pPr>
        <w:pStyle w:val="aa"/>
        <w:numPr>
          <w:ilvl w:val="0"/>
          <w:numId w:val="14"/>
        </w:numPr>
        <w:ind w:leftChars="0"/>
        <w:rPr>
          <w:ins w:id="489" w:author="김 유진" w:date="2020-06-24T09:18:00Z"/>
          <w:b/>
          <w:bCs/>
          <w:rPrChange w:id="490" w:author="김 유진" w:date="2020-06-24T09:18:00Z">
            <w:rPr>
              <w:ins w:id="491" w:author="김 유진" w:date="2020-06-24T09:18:00Z"/>
            </w:rPr>
          </w:rPrChange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C10845E" wp14:editId="14C1B12A">
                <wp:simplePos x="0" y="0"/>
                <wp:positionH relativeFrom="column">
                  <wp:posOffset>0</wp:posOffset>
                </wp:positionH>
                <wp:positionV relativeFrom="paragraph">
                  <wp:posOffset>1905</wp:posOffset>
                </wp:positionV>
                <wp:extent cx="5730875" cy="2593975"/>
                <wp:effectExtent l="0" t="0" r="3175" b="0"/>
                <wp:wrapTopAndBottom/>
                <wp:docPr id="14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2593975"/>
                          <a:chOff x="0" y="0"/>
                          <a:chExt cx="5730875" cy="2593975"/>
                        </a:xfrm>
                      </wpg:grpSpPr>
                      <pic:pic xmlns:pic="http://schemas.openxmlformats.org/drawingml/2006/picture">
                        <pic:nvPicPr>
                          <pic:cNvPr id="12" name="그림 12" descr="스크린샷, 시계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195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255520"/>
                            <a:ext cx="573087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460908" w14:textId="77777777" w:rsidR="000E263E" w:rsidRPr="00F43B2E" w:rsidRDefault="000E263E">
                              <w:pPr>
                                <w:pStyle w:val="ab"/>
                                <w:jc w:val="center"/>
                                <w:rPr>
                                  <w:noProof/>
                                </w:rPr>
                                <w:pPrChange w:id="492" w:author="김 유진" w:date="2020-06-24T09:17:00Z">
                                  <w:pPr/>
                                </w:pPrChange>
                              </w:pPr>
                              <w:ins w:id="493" w:author="김 유진" w:date="2020-06-24T09:16:00Z">
                                <w:r>
                                  <w:t xml:space="preserve">설명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설명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494" w:author="김 유진" w:date="2020-06-24T09:16:00Z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</w:t>
                                </w:r>
                              </w:ins>
                              <w:ins w:id="495" w:author="김 유진" w:date="2020-06-24T09:17:00Z">
                                <w:r>
                                  <w:t>–</w:t>
                                </w:r>
                              </w:ins>
                              <w:ins w:id="496" w:author="김 유진" w:date="2020-06-24T09:16:00Z">
                                <w:r>
                                  <w:t xml:space="preserve"> </w:t>
                                </w:r>
                              </w:ins>
                              <w:ins w:id="497" w:author="김 유진" w:date="2020-06-24T09:17:00Z">
                                <w:r>
                                  <w:rPr>
                                    <w:rFonts w:hint="eastAsia"/>
                                  </w:rPr>
                                  <w:t>관리자 설명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0845E" id="그룹 14" o:spid="_x0000_s1035" style="position:absolute;left:0;text-align:left;margin-left:0;margin-top:.15pt;width:451.25pt;height:204.25pt;z-index:251655168" coordsize="57308,259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CfAn/kjPgr/ALBNv/6AK7uuE+BP/JGfBX/YJt//AEAV&#10;3db4j+NP1f5mlT436hRRRWBmFFFFABRRRQAUUUUAFFFFABRRRQAUUUUAFFFFABRRRQAUUUUAFFFF&#10;ABRRRQAUUUUAFFFFABXHN/yWCL/sBP8A+lC12Ncc3/JYIv8AsBP/AOlC10UftejMqnT1R2NFFFc5&#10;q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wnwJ/wCSM+Cv+wTb/wDoAru6&#10;4T4E/wDJGfBX/YJt/wD0AV3db4j+NP1f5mlT436hRRRWBmFFFFABRRRQAUUUUAFFFFABRRRQAUUU&#10;UAFFFFABRRRQAUUUUAFFFFABRRRQAUUUUAFFFFABXHN/yWCL/sBP/wClC12Ncc3/ACWCL/sBP/6U&#10;LXRR+16MyqdPVHY0UUVzmo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CfA&#10;n/kjPgr/ALBNv/6AK7uuE+BP/JGfBX/YJt//AEAV3db4j+NP1f5mlT436hRRRWBmFFFFABRRRQAU&#10;UUUAFFFFABRRRQAUUUUAFFFFABRRRQAUUUUAFFFFABRRRQAUUUUAFFFFABXHN/yWCL/sBP8A+lC1&#10;2Ncc3/JYIv8AsBP/AOlC10UftejMqnT1R2NFFFc5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474e/8AH/4y/wCw&#10;7J/6Igrsa474e/8AH/4y/wCw7J/6Igrop/w5/L8zKXxROxooornN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uO+Hv/H/AOMv+w7J/wCiIK7GuO+Hv/H/AOMv+w7J/wCi&#10;IK6Kf8Ofy/Myl8UTsaKKK5zU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">
                <v:shape id="그림 12" o:spid="_x0000_s1036" type="#_x0000_t75" alt="스크린샷, 시계이(가) 표시된 사진&#10;&#10;자동 생성된 설명" style="position:absolute;width:57308;height:2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">
                  <v:imagedata r:id="rId20" o:title="스크린샷, 시계이(가) 표시된 사진&#10;&#10;자동 생성된 설명"/>
                </v:shape>
                <v:shape id="Text Box 13" o:spid="_x0000_s1037" type="#_x0000_t202" style="position:absolute;top:22555;width:5730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2C460908" w14:textId="77777777" w:rsidR="000E263E" w:rsidRPr="00F43B2E" w:rsidRDefault="000E263E">
                        <w:pPr>
                          <w:pStyle w:val="ab"/>
                          <w:jc w:val="center"/>
                          <w:rPr>
                            <w:noProof/>
                          </w:rPr>
                          <w:pPrChange w:id="498" w:author="김 유진" w:date="2020-06-24T09:17:00Z">
                            <w:pPr/>
                          </w:pPrChange>
                        </w:pPr>
                        <w:ins w:id="499" w:author="김 유진" w:date="2020-06-24T09:16:00Z">
                          <w:r>
                            <w:t xml:space="preserve">설명 </w:t>
                          </w:r>
                          <w:r>
                            <w:fldChar w:fldCharType="begin"/>
                          </w:r>
                          <w:r>
                            <w:instrText xml:space="preserve"> SEQ 설명 \* ARABIC </w:instrText>
                          </w:r>
                        </w:ins>
                        <w:r>
                          <w:fldChar w:fldCharType="separate"/>
                        </w:r>
                        <w:ins w:id="500" w:author="김 유진" w:date="2020-06-24T09:16:00Z">
                          <w:r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</w:ins>
                        <w:ins w:id="501" w:author="김 유진" w:date="2020-06-24T09:17:00Z">
                          <w:r>
                            <w:t>–</w:t>
                          </w:r>
                        </w:ins>
                        <w:ins w:id="502" w:author="김 유진" w:date="2020-06-24T09:16:00Z">
                          <w:r>
                            <w:t xml:space="preserve"> </w:t>
                          </w:r>
                        </w:ins>
                        <w:ins w:id="503" w:author="김 유진" w:date="2020-06-24T09:17:00Z">
                          <w:r>
                            <w:rPr>
                              <w:rFonts w:hint="eastAsia"/>
                            </w:rPr>
                            <w:t>관리자 설명</w:t>
                          </w:r>
                        </w:ins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ins w:id="504" w:author="김 유진" w:date="2020-06-24T09:09:00Z">
        <w:r w:rsidR="00CB78C8" w:rsidRPr="00D95C17">
          <w:rPr>
            <w:b/>
            <w:bCs/>
            <w:rPrChange w:id="505" w:author="김 유진" w:date="2020-06-24T09:17:00Z">
              <w:rPr/>
            </w:rPrChange>
          </w:rPr>
          <w:t xml:space="preserve"> </w:t>
        </w:r>
      </w:ins>
      <w:ins w:id="506" w:author="김 유진" w:date="2020-06-24T09:17:00Z">
        <w:r>
          <w:rPr>
            <w:rFonts w:hint="eastAsia"/>
            <w:b/>
            <w:bCs/>
          </w:rPr>
          <w:t>관리자</w:t>
        </w:r>
        <w:r>
          <w:rPr>
            <w:rFonts w:hint="eastAsia"/>
          </w:rPr>
          <w:t>는 홈페</w:t>
        </w:r>
      </w:ins>
      <w:ins w:id="507" w:author="김 유진" w:date="2020-06-24T09:18:00Z">
        <w:r>
          <w:rPr>
            <w:rFonts w:hint="eastAsia"/>
          </w:rPr>
          <w:t>이지의 모든 활동이 가능하며,</w:t>
        </w:r>
        <w:r>
          <w:t xml:space="preserve"> </w:t>
        </w:r>
        <w:r>
          <w:rPr>
            <w:rFonts w:hint="eastAsia"/>
          </w:rPr>
          <w:t xml:space="preserve">특히 관리자 페이지에 들어가면 일반 과 개발자의 회원 정보를 조회와 </w:t>
        </w:r>
        <w:r w:rsidRPr="00D95C17">
          <w:rPr>
            <w:rFonts w:hint="eastAsia"/>
            <w:b/>
            <w:bCs/>
            <w:rPrChange w:id="508" w:author="김 유진" w:date="2020-06-24T09:18:00Z">
              <w:rPr>
                <w:rFonts w:hint="eastAsia"/>
              </w:rPr>
            </w:rPrChange>
          </w:rPr>
          <w:t>수정</w:t>
        </w:r>
        <w:r>
          <w:rPr>
            <w:rFonts w:hint="eastAsia"/>
          </w:rPr>
          <w:t xml:space="preserve"> 및 </w:t>
        </w:r>
        <w:r w:rsidRPr="00D95C17">
          <w:rPr>
            <w:rFonts w:hint="eastAsia"/>
            <w:b/>
            <w:bCs/>
            <w:rPrChange w:id="509" w:author="김 유진" w:date="2020-06-24T09:18:00Z">
              <w:rPr>
                <w:rFonts w:hint="eastAsia"/>
              </w:rPr>
            </w:rPrChange>
          </w:rPr>
          <w:t>삭제</w:t>
        </w:r>
        <w:r>
          <w:rPr>
            <w:rFonts w:hint="eastAsia"/>
          </w:rPr>
          <w:t>가 가능하다.</w:t>
        </w:r>
      </w:ins>
    </w:p>
    <w:p w14:paraId="15D54563" w14:textId="77777777" w:rsidR="00D95C17" w:rsidRPr="00D95C17" w:rsidRDefault="00D95C17" w:rsidP="00D95C17">
      <w:pPr>
        <w:pStyle w:val="aa"/>
        <w:numPr>
          <w:ilvl w:val="0"/>
          <w:numId w:val="14"/>
        </w:numPr>
        <w:ind w:leftChars="0"/>
        <w:rPr>
          <w:ins w:id="510" w:author="김 유진" w:date="2020-06-24T09:19:00Z"/>
          <w:b/>
          <w:bCs/>
          <w:rPrChange w:id="511" w:author="김 유진" w:date="2020-06-24T09:19:00Z">
            <w:rPr>
              <w:ins w:id="512" w:author="김 유진" w:date="2020-06-24T09:19:00Z"/>
            </w:rPr>
          </w:rPrChange>
        </w:rPr>
      </w:pPr>
      <w:ins w:id="513" w:author="김 유진" w:date="2020-06-24T09:19:00Z">
        <w:r w:rsidRPr="00D95C17">
          <w:rPr>
            <w:rFonts w:hint="eastAsia"/>
            <w:b/>
            <w:bCs/>
            <w:rPrChange w:id="514" w:author="김 유진" w:date="2020-06-24T09:19:00Z">
              <w:rPr>
                <w:rFonts w:hint="eastAsia"/>
              </w:rPr>
            </w:rPrChange>
          </w:rPr>
          <w:t>게시판</w:t>
        </w:r>
        <w:r>
          <w:rPr>
            <w:rFonts w:hint="eastAsia"/>
          </w:rPr>
          <w:t>에서는 수정 및 삭제가 가능하다.</w:t>
        </w:r>
      </w:ins>
    </w:p>
    <w:p w14:paraId="31D39366" w14:textId="77777777" w:rsidR="00D95C17" w:rsidRPr="00D95C17" w:rsidRDefault="00D95C17" w:rsidP="00D95C17">
      <w:pPr>
        <w:pStyle w:val="aa"/>
        <w:numPr>
          <w:ilvl w:val="0"/>
          <w:numId w:val="14"/>
        </w:numPr>
        <w:ind w:leftChars="0"/>
        <w:rPr>
          <w:ins w:id="515" w:author="김 유진" w:date="2020-06-24T09:21:00Z"/>
          <w:b/>
          <w:bCs/>
          <w:rPrChange w:id="516" w:author="김 유진" w:date="2020-06-24T09:21:00Z">
            <w:rPr>
              <w:ins w:id="517" w:author="김 유진" w:date="2020-06-24T09:21:00Z"/>
            </w:rPr>
          </w:rPrChange>
        </w:rPr>
      </w:pPr>
      <w:ins w:id="518" w:author="김 유진" w:date="2020-06-24T09:19:00Z">
        <w:r w:rsidRPr="00D95C17">
          <w:rPr>
            <w:rFonts w:hint="eastAsia"/>
            <w:b/>
            <w:bCs/>
            <w:rPrChange w:id="519" w:author="김 유진" w:date="2020-06-24T09:20:00Z">
              <w:rPr>
                <w:rFonts w:hint="eastAsia"/>
              </w:rPr>
            </w:rPrChange>
          </w:rPr>
          <w:t>고객</w:t>
        </w:r>
        <w:r w:rsidRPr="00D95C17">
          <w:rPr>
            <w:b/>
            <w:bCs/>
            <w:rPrChange w:id="520" w:author="김 유진" w:date="2020-06-24T09:20:00Z">
              <w:rPr/>
            </w:rPrChange>
          </w:rPr>
          <w:t xml:space="preserve"> </w:t>
        </w:r>
        <w:r w:rsidRPr="00D95C17">
          <w:rPr>
            <w:rFonts w:hint="eastAsia"/>
            <w:b/>
            <w:bCs/>
            <w:rPrChange w:id="521" w:author="김 유진" w:date="2020-06-24T09:20:00Z">
              <w:rPr>
                <w:rFonts w:hint="eastAsia"/>
              </w:rPr>
            </w:rPrChange>
          </w:rPr>
          <w:t>센터</w:t>
        </w:r>
        <w:r>
          <w:rPr>
            <w:rFonts w:hint="eastAsia"/>
          </w:rPr>
          <w:t>에</w:t>
        </w:r>
      </w:ins>
      <w:ins w:id="522" w:author="김 유진" w:date="2020-06-24T09:20:00Z">
        <w:r>
          <w:rPr>
            <w:rFonts w:hint="eastAsia"/>
          </w:rPr>
          <w:t>는 회원이 올린 게시글에 대한 댓글과 공지사항에 대한 글을 작성 할 수 있다.</w:t>
        </w:r>
      </w:ins>
    </w:p>
    <w:p w14:paraId="1CCA7EE2" w14:textId="77777777" w:rsidR="00D95C17" w:rsidRDefault="00D95C17" w:rsidP="00D95C17">
      <w:pPr>
        <w:pStyle w:val="2"/>
        <w:numPr>
          <w:ilvl w:val="1"/>
          <w:numId w:val="2"/>
        </w:numPr>
        <w:rPr>
          <w:ins w:id="523" w:author="김 유진" w:date="2020-06-24T09:22:00Z"/>
          <w:sz w:val="24"/>
          <w:szCs w:val="24"/>
        </w:rPr>
      </w:pPr>
      <w:bookmarkStart w:id="524" w:name="_Toc43908862"/>
      <w:ins w:id="525" w:author="김 유진" w:date="2020-06-24T09:22:00Z">
        <w:r w:rsidRPr="00D95C17">
          <w:rPr>
            <w:rFonts w:hint="eastAsia"/>
            <w:sz w:val="24"/>
            <w:szCs w:val="24"/>
            <w:rPrChange w:id="526" w:author="김 유진" w:date="2020-06-24T09:22:00Z">
              <w:rPr>
                <w:rFonts w:hint="eastAsia"/>
              </w:rPr>
            </w:rPrChange>
          </w:rPr>
          <w:t>큰</w:t>
        </w:r>
        <w:r w:rsidRPr="00D95C17">
          <w:rPr>
            <w:sz w:val="24"/>
            <w:szCs w:val="24"/>
            <w:rPrChange w:id="527" w:author="김 유진" w:date="2020-06-24T09:22:00Z">
              <w:rPr/>
            </w:rPrChange>
          </w:rPr>
          <w:t xml:space="preserve"> </w:t>
        </w:r>
        <w:r w:rsidRPr="00D95C17">
          <w:rPr>
            <w:rFonts w:hint="eastAsia"/>
            <w:sz w:val="24"/>
            <w:szCs w:val="24"/>
            <w:rPrChange w:id="528" w:author="김 유진" w:date="2020-06-24T09:22:00Z">
              <w:rPr>
                <w:rFonts w:hint="eastAsia"/>
              </w:rPr>
            </w:rPrChange>
          </w:rPr>
          <w:t>그림</w:t>
        </w:r>
        <w:r w:rsidRPr="00D95C17">
          <w:rPr>
            <w:sz w:val="24"/>
            <w:szCs w:val="24"/>
            <w:rPrChange w:id="529" w:author="김 유진" w:date="2020-06-24T09:22:00Z">
              <w:rPr/>
            </w:rPrChange>
          </w:rPr>
          <w:t xml:space="preserve"> </w:t>
        </w:r>
        <w:r w:rsidRPr="00D95C17">
          <w:rPr>
            <w:rFonts w:hint="eastAsia"/>
            <w:sz w:val="24"/>
            <w:szCs w:val="24"/>
            <w:rPrChange w:id="530" w:author="김 유진" w:date="2020-06-24T09:22:00Z">
              <w:rPr>
                <w:rFonts w:hint="eastAsia"/>
              </w:rPr>
            </w:rPrChange>
          </w:rPr>
          <w:t>정리</w:t>
        </w:r>
        <w:bookmarkEnd w:id="524"/>
      </w:ins>
    </w:p>
    <w:p w14:paraId="1F725AE0" w14:textId="77777777" w:rsidR="0003302B" w:rsidRDefault="0003302B" w:rsidP="0003302B">
      <w:pPr>
        <w:pStyle w:val="aa"/>
        <w:numPr>
          <w:ilvl w:val="0"/>
          <w:numId w:val="17"/>
        </w:numPr>
        <w:ind w:leftChars="0"/>
        <w:rPr>
          <w:ins w:id="531" w:author="김 유진" w:date="2020-06-24T09:23:00Z"/>
        </w:rPr>
      </w:pPr>
      <w:ins w:id="532" w:author="김 유진" w:date="2020-06-24T09:23:00Z">
        <w:r>
          <w:rPr>
            <w:rFonts w:hint="eastAsia"/>
          </w:rPr>
          <w:t>홈페이지에는 메인,</w:t>
        </w:r>
        <w:r>
          <w:t xml:space="preserve"> </w:t>
        </w:r>
        <w:r>
          <w:rPr>
            <w:rFonts w:hint="eastAsia"/>
          </w:rPr>
          <w:t>로그인,</w:t>
        </w:r>
        <w:r>
          <w:t xml:space="preserve"> </w:t>
        </w:r>
        <w:r>
          <w:rPr>
            <w:rFonts w:hint="eastAsia"/>
          </w:rPr>
          <w:t>회원 가입,</w:t>
        </w:r>
        <w:r>
          <w:t xml:space="preserve"> </w:t>
        </w:r>
        <w:r>
          <w:rPr>
            <w:rFonts w:hint="eastAsia"/>
          </w:rPr>
          <w:t>게시판,</w:t>
        </w:r>
        <w:r>
          <w:t xml:space="preserve"> </w:t>
        </w:r>
        <w:r>
          <w:rPr>
            <w:rFonts w:hint="eastAsia"/>
          </w:rPr>
          <w:t>고객센터</w:t>
        </w:r>
        <w:r>
          <w:t xml:space="preserve">, </w:t>
        </w:r>
        <w:r>
          <w:rPr>
            <w:rFonts w:hint="eastAsia"/>
          </w:rPr>
          <w:t>회원 정보</w:t>
        </w:r>
        <w:r>
          <w:t xml:space="preserve">, </w:t>
        </w:r>
        <w:r>
          <w:rPr>
            <w:rFonts w:hint="eastAsia"/>
          </w:rPr>
          <w:t>관리자로 나눠져 있다.</w:t>
        </w:r>
      </w:ins>
    </w:p>
    <w:p w14:paraId="011514C0" w14:textId="77777777" w:rsidR="0003302B" w:rsidRDefault="0003302B" w:rsidP="0003302B">
      <w:pPr>
        <w:pStyle w:val="aa"/>
        <w:numPr>
          <w:ilvl w:val="0"/>
          <w:numId w:val="17"/>
        </w:numPr>
        <w:ind w:leftChars="0"/>
        <w:rPr>
          <w:ins w:id="533" w:author="김 유진" w:date="2020-06-24T09:24:00Z"/>
        </w:rPr>
      </w:pPr>
      <w:ins w:id="534" w:author="김 유진" w:date="2020-06-24T09:23:00Z">
        <w:r>
          <w:rPr>
            <w:rFonts w:hint="eastAsia"/>
          </w:rPr>
          <w:t>메인은 쉽게 이동 할 수 있으며,</w:t>
        </w:r>
        <w:r>
          <w:t xml:space="preserve"> </w:t>
        </w:r>
        <w:r>
          <w:rPr>
            <w:rFonts w:hint="eastAsia"/>
          </w:rPr>
          <w:t>로그인</w:t>
        </w:r>
      </w:ins>
      <w:ins w:id="535" w:author="김 유진" w:date="2020-06-24T09:24:00Z">
        <w:r>
          <w:rPr>
            <w:rFonts w:hint="eastAsia"/>
          </w:rPr>
          <w:t>은 일반,</w:t>
        </w:r>
        <w:r>
          <w:t xml:space="preserve"> </w:t>
        </w:r>
        <w:r>
          <w:rPr>
            <w:rFonts w:hint="eastAsia"/>
          </w:rPr>
          <w:t>개발자</w:t>
        </w:r>
        <w:r w:rsidR="00D90E58">
          <w:rPr>
            <w:rFonts w:hint="eastAsia"/>
          </w:rPr>
          <w:t>,</w:t>
        </w:r>
        <w:r w:rsidR="00D90E58">
          <w:t xml:space="preserve"> </w:t>
        </w:r>
        <w:r w:rsidR="00D90E58">
          <w:rPr>
            <w:rFonts w:hint="eastAsia"/>
          </w:rPr>
          <w:t>관리자</w:t>
        </w:r>
      </w:ins>
      <w:ins w:id="536" w:author="김 유진" w:date="2020-06-24T09:23:00Z">
        <w:r>
          <w:rPr>
            <w:rFonts w:hint="eastAsia"/>
          </w:rPr>
          <w:t xml:space="preserve"> 회원 </w:t>
        </w:r>
      </w:ins>
      <w:ins w:id="537" w:author="김 유진" w:date="2020-06-24T09:24:00Z">
        <w:r>
          <w:rPr>
            <w:rFonts w:hint="eastAsia"/>
          </w:rPr>
          <w:t>가입은</w:t>
        </w:r>
        <w:r w:rsidR="00D90E58">
          <w:rPr>
            <w:rFonts w:hint="eastAsia"/>
          </w:rPr>
          <w:t xml:space="preserve"> 일반,</w:t>
        </w:r>
        <w:r w:rsidR="00D90E58">
          <w:t xml:space="preserve"> </w:t>
        </w:r>
        <w:r w:rsidR="00D90E58">
          <w:rPr>
            <w:rFonts w:hint="eastAsia"/>
          </w:rPr>
          <w:t>개발자</w:t>
        </w:r>
        <w:r w:rsidR="0090577B">
          <w:rPr>
            <w:rFonts w:hint="eastAsia"/>
          </w:rPr>
          <w:t>로 나눠질 수 있다.</w:t>
        </w:r>
      </w:ins>
    </w:p>
    <w:p w14:paraId="20C9C745" w14:textId="77777777" w:rsidR="006D4604" w:rsidRDefault="0090577B" w:rsidP="006D4604">
      <w:pPr>
        <w:pStyle w:val="aa"/>
        <w:numPr>
          <w:ilvl w:val="0"/>
          <w:numId w:val="17"/>
        </w:numPr>
        <w:ind w:leftChars="0"/>
        <w:rPr>
          <w:ins w:id="538" w:author="김 유진" w:date="2020-06-24T09:28:00Z"/>
        </w:rPr>
      </w:pPr>
      <w:ins w:id="539" w:author="김 유진" w:date="2020-06-24T09:24:00Z">
        <w:r>
          <w:rPr>
            <w:rFonts w:hint="eastAsia"/>
          </w:rPr>
          <w:t>게시판은 오픈 소스,</w:t>
        </w:r>
        <w:r>
          <w:t xml:space="preserve"> Code shop</w:t>
        </w:r>
      </w:ins>
      <w:ins w:id="540" w:author="김 유진" w:date="2020-06-24T09:25:00Z">
        <w:r>
          <w:t>(</w:t>
        </w:r>
        <w:r>
          <w:rPr>
            <w:rFonts w:hint="eastAsia"/>
          </w:rPr>
          <w:t>개발자 소개,</w:t>
        </w:r>
        <w:r>
          <w:t xml:space="preserve"> </w:t>
        </w:r>
        <w:r>
          <w:rPr>
            <w:rFonts w:hint="eastAsia"/>
          </w:rPr>
          <w:t>소스 코드 판매</w:t>
        </w:r>
        <w:r>
          <w:t>)</w:t>
        </w:r>
        <w:r w:rsidR="00DC7172">
          <w:rPr>
            <w:rFonts w:hint="eastAsia"/>
          </w:rPr>
          <w:t xml:space="preserve">로 나눠지며 </w:t>
        </w:r>
        <w:r w:rsidR="00DC7172" w:rsidRPr="006D4604">
          <w:rPr>
            <w:rFonts w:hint="eastAsia"/>
            <w:b/>
            <w:bCs/>
            <w:rPrChange w:id="541" w:author="김 유진" w:date="2020-06-24T09:28:00Z">
              <w:rPr>
                <w:rFonts w:hint="eastAsia"/>
              </w:rPr>
            </w:rPrChange>
          </w:rPr>
          <w:t>개발자</w:t>
        </w:r>
        <w:r w:rsidR="00DC7172" w:rsidRPr="006D4604">
          <w:rPr>
            <w:b/>
            <w:bCs/>
            <w:rPrChange w:id="542" w:author="김 유진" w:date="2020-06-24T09:28:00Z">
              <w:rPr/>
            </w:rPrChange>
          </w:rPr>
          <w:t xml:space="preserve"> </w:t>
        </w:r>
        <w:r w:rsidR="00DC7172" w:rsidRPr="006D4604">
          <w:rPr>
            <w:rFonts w:hint="eastAsia"/>
            <w:b/>
            <w:bCs/>
            <w:rPrChange w:id="543" w:author="김 유진" w:date="2020-06-24T09:28:00Z">
              <w:rPr>
                <w:rFonts w:hint="eastAsia"/>
              </w:rPr>
            </w:rPrChange>
          </w:rPr>
          <w:t>소개</w:t>
        </w:r>
        <w:r w:rsidR="00DC7172">
          <w:rPr>
            <w:rFonts w:hint="eastAsia"/>
          </w:rPr>
          <w:t xml:space="preserve">는 소개를 하는 동시에 </w:t>
        </w:r>
      </w:ins>
      <w:ins w:id="544" w:author="김 유진" w:date="2020-06-24T09:26:00Z">
        <w:r w:rsidR="00DC7172">
          <w:rPr>
            <w:rFonts w:hint="eastAsia"/>
          </w:rPr>
          <w:t>댓글로 의뢰를 받을 수 있다.</w:t>
        </w:r>
      </w:ins>
      <w:ins w:id="545" w:author="김 유진" w:date="2020-06-24T09:25:00Z">
        <w:r w:rsidR="00DC7172">
          <w:t xml:space="preserve"> </w:t>
        </w:r>
      </w:ins>
    </w:p>
    <w:p w14:paraId="77EE5A69" w14:textId="77777777" w:rsidR="006D4604" w:rsidRDefault="00DC7172">
      <w:pPr>
        <w:pStyle w:val="aa"/>
        <w:ind w:leftChars="0" w:left="1225"/>
        <w:rPr>
          <w:ins w:id="546" w:author="김 유진" w:date="2020-06-24T09:28:00Z"/>
        </w:rPr>
        <w:pPrChange w:id="547" w:author="김 유진" w:date="2020-06-24T09:28:00Z">
          <w:pPr>
            <w:pStyle w:val="aa"/>
            <w:numPr>
              <w:numId w:val="17"/>
            </w:numPr>
            <w:ind w:leftChars="0" w:left="1225" w:hanging="400"/>
          </w:pPr>
        </w:pPrChange>
      </w:pPr>
      <w:ins w:id="548" w:author="김 유진" w:date="2020-06-24T09:25:00Z">
        <w:r w:rsidRPr="006D4604">
          <w:rPr>
            <w:rFonts w:hint="eastAsia"/>
            <w:b/>
            <w:bCs/>
            <w:rPrChange w:id="549" w:author="김 유진" w:date="2020-06-24T09:28:00Z">
              <w:rPr>
                <w:rFonts w:hint="eastAsia"/>
              </w:rPr>
            </w:rPrChange>
          </w:rPr>
          <w:t>소스</w:t>
        </w:r>
        <w:r w:rsidRPr="006D4604">
          <w:rPr>
            <w:b/>
            <w:bCs/>
            <w:rPrChange w:id="550" w:author="김 유진" w:date="2020-06-24T09:28:00Z">
              <w:rPr/>
            </w:rPrChange>
          </w:rPr>
          <w:t xml:space="preserve"> </w:t>
        </w:r>
        <w:r w:rsidRPr="006D4604">
          <w:rPr>
            <w:rFonts w:hint="eastAsia"/>
            <w:b/>
            <w:bCs/>
            <w:rPrChange w:id="551" w:author="김 유진" w:date="2020-06-24T09:28:00Z">
              <w:rPr>
                <w:rFonts w:hint="eastAsia"/>
              </w:rPr>
            </w:rPrChange>
          </w:rPr>
          <w:t>코드</w:t>
        </w:r>
        <w:r w:rsidRPr="006D4604">
          <w:rPr>
            <w:b/>
            <w:bCs/>
            <w:rPrChange w:id="552" w:author="김 유진" w:date="2020-06-24T09:28:00Z">
              <w:rPr/>
            </w:rPrChange>
          </w:rPr>
          <w:t xml:space="preserve"> </w:t>
        </w:r>
        <w:r w:rsidRPr="006D4604">
          <w:rPr>
            <w:rFonts w:hint="eastAsia"/>
            <w:b/>
            <w:bCs/>
            <w:rPrChange w:id="553" w:author="김 유진" w:date="2020-06-24T09:28:00Z">
              <w:rPr>
                <w:rFonts w:hint="eastAsia"/>
              </w:rPr>
            </w:rPrChange>
          </w:rPr>
          <w:t>판매</w:t>
        </w:r>
        <w:r>
          <w:rPr>
            <w:rFonts w:hint="eastAsia"/>
          </w:rPr>
          <w:t>는</w:t>
        </w:r>
      </w:ins>
      <w:ins w:id="554" w:author="김 유진" w:date="2020-06-24T09:26:00Z">
        <w:r>
          <w:rPr>
            <w:rFonts w:hint="eastAsia"/>
          </w:rPr>
          <w:t xml:space="preserve"> </w:t>
        </w:r>
      </w:ins>
      <w:ins w:id="555" w:author="김 유진" w:date="2020-06-24T09:27:00Z">
        <w:r w:rsidR="006D4604">
          <w:rPr>
            <w:rFonts w:hint="eastAsia"/>
          </w:rPr>
          <w:t>게시 글에서</w:t>
        </w:r>
      </w:ins>
      <w:ins w:id="556" w:author="김 유진" w:date="2020-06-24T09:26:00Z">
        <w:r>
          <w:t xml:space="preserve"> </w:t>
        </w:r>
        <w:r>
          <w:rPr>
            <w:rFonts w:hint="eastAsia"/>
          </w:rPr>
          <w:t>거래를 원하면 개발자가 이메일을 공개해 거래 완료 후,</w:t>
        </w:r>
        <w:r>
          <w:t xml:space="preserve"> </w:t>
        </w:r>
        <w:r>
          <w:rPr>
            <w:rFonts w:hint="eastAsia"/>
          </w:rPr>
          <w:t>회원 페이지에서</w:t>
        </w:r>
        <w:r w:rsidR="00A350E5">
          <w:rPr>
            <w:rFonts w:hint="eastAsia"/>
          </w:rPr>
          <w:t xml:space="preserve"> </w:t>
        </w:r>
        <w:r w:rsidR="00A350E5">
          <w:t>O</w:t>
        </w:r>
      </w:ins>
      <w:ins w:id="557" w:author="김 유진" w:date="2020-06-24T09:27:00Z">
        <w:r w:rsidR="00A350E5">
          <w:t>rder</w:t>
        </w:r>
        <w:r w:rsidR="006D4604">
          <w:rPr>
            <w:rFonts w:hint="eastAsia"/>
          </w:rPr>
          <w:t>라는 자신이 작성한 글 목록</w:t>
        </w:r>
      </w:ins>
      <w:ins w:id="558" w:author="김 유진" w:date="2020-06-24T09:26:00Z">
        <w:r>
          <w:rPr>
            <w:rFonts w:hint="eastAsia"/>
          </w:rPr>
          <w:t xml:space="preserve"> 체크 박스를 통해</w:t>
        </w:r>
      </w:ins>
      <w:ins w:id="559" w:author="김 유진" w:date="2020-06-24T09:27:00Z">
        <w:r w:rsidR="006D4604">
          <w:rPr>
            <w:rFonts w:hint="eastAsia"/>
          </w:rPr>
          <w:t xml:space="preserve"> 일반과 개발자가 체크를 하면 거래가 안전</w:t>
        </w:r>
      </w:ins>
      <w:ins w:id="560" w:author="김 유진" w:date="2020-06-24T09:28:00Z">
        <w:r w:rsidR="006D4604">
          <w:rPr>
            <w:rFonts w:hint="eastAsia"/>
          </w:rPr>
          <w:t>하게 완료가 된다.</w:t>
        </w:r>
      </w:ins>
    </w:p>
    <w:p w14:paraId="0E0F6A44" w14:textId="77777777" w:rsidR="006D4604" w:rsidRDefault="006D4604" w:rsidP="006D4604">
      <w:pPr>
        <w:pStyle w:val="aa"/>
        <w:numPr>
          <w:ilvl w:val="0"/>
          <w:numId w:val="17"/>
        </w:numPr>
        <w:ind w:leftChars="0"/>
        <w:rPr>
          <w:ins w:id="561" w:author="김 유진" w:date="2020-06-24T09:29:00Z"/>
        </w:rPr>
      </w:pPr>
      <w:ins w:id="562" w:author="김 유진" w:date="2020-06-24T09:28:00Z">
        <w:r w:rsidRPr="00075DFA">
          <w:rPr>
            <w:rFonts w:hint="eastAsia"/>
            <w:b/>
            <w:bCs/>
            <w:rPrChange w:id="563" w:author="김 유진" w:date="2020-06-24T09:30:00Z">
              <w:rPr>
                <w:rFonts w:hint="eastAsia"/>
              </w:rPr>
            </w:rPrChange>
          </w:rPr>
          <w:t>고객</w:t>
        </w:r>
        <w:r w:rsidRPr="00075DFA">
          <w:rPr>
            <w:b/>
            <w:bCs/>
            <w:rPrChange w:id="564" w:author="김 유진" w:date="2020-06-24T09:30:00Z">
              <w:rPr/>
            </w:rPrChange>
          </w:rPr>
          <w:t xml:space="preserve"> </w:t>
        </w:r>
        <w:r w:rsidRPr="00075DFA">
          <w:rPr>
            <w:rFonts w:hint="eastAsia"/>
            <w:b/>
            <w:bCs/>
            <w:rPrChange w:id="565" w:author="김 유진" w:date="2020-06-24T09:30:00Z">
              <w:rPr>
                <w:rFonts w:hint="eastAsia"/>
              </w:rPr>
            </w:rPrChange>
          </w:rPr>
          <w:t>센터</w:t>
        </w:r>
        <w:r>
          <w:rPr>
            <w:rFonts w:hint="eastAsia"/>
          </w:rPr>
          <w:t xml:space="preserve">는 </w:t>
        </w:r>
      </w:ins>
      <w:ins w:id="566" w:author="김 유진" w:date="2020-06-24T09:29:00Z">
        <w:r>
          <w:rPr>
            <w:rFonts w:hint="eastAsia"/>
          </w:rPr>
          <w:t>회원들의 불만 및 건의 사항을 알 수 있으며,</w:t>
        </w:r>
        <w:r>
          <w:t xml:space="preserve"> </w:t>
        </w:r>
        <w:r>
          <w:rPr>
            <w:rFonts w:hint="eastAsia"/>
          </w:rPr>
          <w:t>댓글을 달 수 있다.</w:t>
        </w:r>
      </w:ins>
    </w:p>
    <w:p w14:paraId="006C752B" w14:textId="77777777" w:rsidR="0090577B" w:rsidRDefault="006D4604" w:rsidP="006D4604">
      <w:pPr>
        <w:pStyle w:val="aa"/>
        <w:numPr>
          <w:ilvl w:val="0"/>
          <w:numId w:val="17"/>
        </w:numPr>
        <w:ind w:leftChars="0"/>
        <w:rPr>
          <w:ins w:id="567" w:author="김 유진" w:date="2020-06-24T09:30:00Z"/>
        </w:rPr>
      </w:pPr>
      <w:ins w:id="568" w:author="김 유진" w:date="2020-06-24T09:29:00Z">
        <w:r w:rsidRPr="00075DFA">
          <w:rPr>
            <w:rFonts w:hint="eastAsia"/>
            <w:b/>
            <w:bCs/>
            <w:rPrChange w:id="569" w:author="김 유진" w:date="2020-06-24T09:30:00Z">
              <w:rPr>
                <w:rFonts w:hint="eastAsia"/>
              </w:rPr>
            </w:rPrChange>
          </w:rPr>
          <w:t>회원</w:t>
        </w:r>
        <w:r w:rsidRPr="00075DFA">
          <w:rPr>
            <w:b/>
            <w:bCs/>
            <w:rPrChange w:id="570" w:author="김 유진" w:date="2020-06-24T09:30:00Z">
              <w:rPr/>
            </w:rPrChange>
          </w:rPr>
          <w:t xml:space="preserve"> </w:t>
        </w:r>
        <w:r w:rsidRPr="00075DFA">
          <w:rPr>
            <w:rFonts w:hint="eastAsia"/>
            <w:b/>
            <w:bCs/>
            <w:rPrChange w:id="571" w:author="김 유진" w:date="2020-06-24T09:30:00Z">
              <w:rPr>
                <w:rFonts w:hint="eastAsia"/>
              </w:rPr>
            </w:rPrChange>
          </w:rPr>
          <w:t>페이지</w:t>
        </w:r>
        <w:r>
          <w:rPr>
            <w:rFonts w:hint="eastAsia"/>
          </w:rPr>
          <w:t>는 일반과 개발자로 나눠 각자의 정보(가입 날짜 제</w:t>
        </w:r>
        <w:r w:rsidR="00075DFA">
          <w:rPr>
            <w:rFonts w:hint="eastAsia"/>
          </w:rPr>
          <w:t>외</w:t>
        </w:r>
        <w:r>
          <w:t>)</w:t>
        </w:r>
        <w:r>
          <w:rPr>
            <w:rFonts w:hint="eastAsia"/>
          </w:rPr>
          <w:t>를 수정 할 수 있다.</w:t>
        </w:r>
      </w:ins>
      <w:ins w:id="572" w:author="김 유진" w:date="2020-06-24T09:27:00Z">
        <w:r>
          <w:rPr>
            <w:rFonts w:hint="eastAsia"/>
          </w:rPr>
          <w:t xml:space="preserve"> </w:t>
        </w:r>
      </w:ins>
      <w:ins w:id="573" w:author="김 유진" w:date="2020-06-24T09:24:00Z">
        <w:r w:rsidR="0090577B">
          <w:t xml:space="preserve"> </w:t>
        </w:r>
      </w:ins>
    </w:p>
    <w:p w14:paraId="5BD7AA84" w14:textId="77777777" w:rsidR="00075DFA" w:rsidRDefault="00075DFA" w:rsidP="006D4604">
      <w:pPr>
        <w:pStyle w:val="aa"/>
        <w:numPr>
          <w:ilvl w:val="0"/>
          <w:numId w:val="17"/>
        </w:numPr>
        <w:ind w:leftChars="0"/>
        <w:rPr>
          <w:ins w:id="574" w:author="김 유진" w:date="2020-06-24T09:53:00Z"/>
        </w:rPr>
      </w:pPr>
      <w:ins w:id="575" w:author="김 유진" w:date="2020-06-24T09:30:00Z">
        <w:r>
          <w:rPr>
            <w:rFonts w:hint="eastAsia"/>
            <w:b/>
            <w:bCs/>
          </w:rPr>
          <w:t>관리자</w:t>
        </w:r>
        <w:r>
          <w:rPr>
            <w:rFonts w:hint="eastAsia"/>
          </w:rPr>
          <w:t>는 모든 회원 정보와 게시판에 작성과 수정 및 삭제가 모두 가능하다.</w:t>
        </w:r>
      </w:ins>
    </w:p>
    <w:p w14:paraId="7BB5771F" w14:textId="77777777" w:rsidR="00FF6FBC" w:rsidRDefault="00FF6FBC">
      <w:pPr>
        <w:pStyle w:val="a8"/>
        <w:rPr>
          <w:ins w:id="576" w:author="김 유진" w:date="2020-06-24T09:53:00Z"/>
        </w:rPr>
        <w:pPrChange w:id="577" w:author="김 유진" w:date="2020-06-24T14:00:00Z">
          <w:pPr>
            <w:pStyle w:val="1"/>
          </w:pPr>
        </w:pPrChange>
      </w:pPr>
      <w:bookmarkStart w:id="578" w:name="_Toc43908863"/>
      <w:ins w:id="579" w:author="김 유진" w:date="2020-06-24T09:53:00Z">
        <w:r>
          <w:rPr>
            <w:rFonts w:hint="eastAsia"/>
          </w:rPr>
          <w:lastRenderedPageBreak/>
          <w:t>데이터 베이스</w:t>
        </w:r>
        <w:bookmarkEnd w:id="578"/>
      </w:ins>
    </w:p>
    <w:p w14:paraId="7BA7DE83" w14:textId="45797E7A" w:rsidR="00FF6FBC" w:rsidRDefault="005E3856">
      <w:pPr>
        <w:pStyle w:val="1"/>
        <w:numPr>
          <w:ilvl w:val="0"/>
          <w:numId w:val="2"/>
        </w:numPr>
        <w:rPr>
          <w:ins w:id="580" w:author="김 유진" w:date="2020-06-24T11:09:00Z"/>
        </w:rPr>
        <w:pPrChange w:id="581" w:author="김 유진" w:date="2020-06-24T14:44:00Z">
          <w:pPr>
            <w:pStyle w:val="2"/>
            <w:numPr>
              <w:numId w:val="2"/>
            </w:numPr>
            <w:ind w:left="425" w:hanging="425"/>
          </w:pPr>
        </w:pPrChange>
      </w:pPr>
      <w:bookmarkStart w:id="582" w:name="_Toc43908864"/>
      <w:ins w:id="583" w:author="김 유진" w:date="2020-06-24T11:09:00Z">
        <w:r>
          <w:rPr>
            <w:rFonts w:hint="eastAsia"/>
          </w:rPr>
          <w:t>정의</w:t>
        </w:r>
        <w:bookmarkEnd w:id="582"/>
      </w:ins>
    </w:p>
    <w:p w14:paraId="16675C39" w14:textId="77777777" w:rsidR="00566EB0" w:rsidRDefault="005E3856" w:rsidP="005E3856">
      <w:pPr>
        <w:ind w:left="425"/>
        <w:rPr>
          <w:ins w:id="584" w:author="김 유진" w:date="2020-06-24T11:12:00Z"/>
          <w:sz w:val="22"/>
        </w:rPr>
      </w:pPr>
      <w:ins w:id="585" w:author="김 유진" w:date="2020-06-24T11:09:00Z">
        <w:r>
          <w:rPr>
            <w:rFonts w:hint="eastAsia"/>
          </w:rPr>
          <w:t>:</w:t>
        </w:r>
        <w:r>
          <w:t xml:space="preserve"> </w:t>
        </w:r>
      </w:ins>
      <w:ins w:id="586" w:author="김 유진" w:date="2020-06-24T11:10:00Z">
        <w:r w:rsidR="00C44237">
          <w:rPr>
            <w:rFonts w:hint="eastAsia"/>
            <w:sz w:val="22"/>
          </w:rPr>
          <w:t>여러 사람이 공유하고 사용할 목적으로 통합 관리되는 정보의 집합을 말하며,</w:t>
        </w:r>
        <w:r w:rsidR="00C44237">
          <w:rPr>
            <w:sz w:val="22"/>
          </w:rPr>
          <w:t xml:space="preserve"> </w:t>
        </w:r>
        <w:r w:rsidR="00C44237">
          <w:rPr>
            <w:rFonts w:hint="eastAsia"/>
            <w:sz w:val="22"/>
          </w:rPr>
          <w:t>논리적으로 연관된 하나 이상의 자료의 모음</w:t>
        </w:r>
      </w:ins>
      <w:ins w:id="587" w:author="김 유진" w:date="2020-06-24T11:11:00Z">
        <w:r w:rsidR="00C44237">
          <w:rPr>
            <w:rFonts w:hint="eastAsia"/>
            <w:sz w:val="22"/>
          </w:rPr>
          <w:t xml:space="preserve">으로 그 내용을 고도로 </w:t>
        </w:r>
        <w:r w:rsidR="00C44237" w:rsidRPr="00C44237">
          <w:rPr>
            <w:rFonts w:hint="eastAsia"/>
            <w:b/>
            <w:bCs/>
            <w:sz w:val="22"/>
            <w:rPrChange w:id="588" w:author="김 유진" w:date="2020-06-24T11:11:00Z">
              <w:rPr>
                <w:rFonts w:hint="eastAsia"/>
                <w:sz w:val="22"/>
              </w:rPr>
            </w:rPrChange>
          </w:rPr>
          <w:t>구조화</w:t>
        </w:r>
        <w:r w:rsidR="00C44237">
          <w:rPr>
            <w:rFonts w:hint="eastAsia"/>
            <w:b/>
            <w:bCs/>
            <w:sz w:val="22"/>
          </w:rPr>
          <w:t xml:space="preserve"> </w:t>
        </w:r>
        <w:r w:rsidR="00C44237">
          <w:rPr>
            <w:rFonts w:hint="eastAsia"/>
            <w:sz w:val="22"/>
          </w:rPr>
          <w:t>함으로써 검색과 갱신의 효율화를 꾀한 것이다.</w:t>
        </w:r>
        <w:r w:rsidR="00C44237">
          <w:rPr>
            <w:sz w:val="22"/>
          </w:rPr>
          <w:t xml:space="preserve"> </w:t>
        </w:r>
      </w:ins>
    </w:p>
    <w:p w14:paraId="60F5D713" w14:textId="1CF73928" w:rsidR="005E3856" w:rsidRDefault="00C44237" w:rsidP="00566EB0">
      <w:pPr>
        <w:ind w:left="425" w:firstLineChars="100" w:firstLine="220"/>
        <w:rPr>
          <w:ins w:id="589" w:author="김 유진" w:date="2020-06-24T11:29:00Z"/>
          <w:sz w:val="22"/>
        </w:rPr>
      </w:pPr>
      <w:ins w:id="590" w:author="김 유진" w:date="2020-06-24T11:11:00Z">
        <w:r>
          <w:rPr>
            <w:rFonts w:hint="eastAsia"/>
            <w:sz w:val="22"/>
          </w:rPr>
          <w:t>즉,</w:t>
        </w:r>
        <w:r>
          <w:rPr>
            <w:sz w:val="22"/>
          </w:rPr>
          <w:t xml:space="preserve"> </w:t>
        </w:r>
        <w:r>
          <w:rPr>
            <w:rFonts w:hint="eastAsia"/>
            <w:sz w:val="22"/>
          </w:rPr>
          <w:t>몇 개의 자료 파일을 조직적으로 통합하여 자료 항목의 중복을 없애고 자료를 구</w:t>
        </w:r>
      </w:ins>
      <w:ins w:id="591" w:author="김 유진" w:date="2020-06-24T11:12:00Z">
        <w:r>
          <w:rPr>
            <w:rFonts w:hint="eastAsia"/>
            <w:sz w:val="22"/>
          </w:rPr>
          <w:t>조</w:t>
        </w:r>
      </w:ins>
      <w:ins w:id="592" w:author="김 유진" w:date="2020-06-24T11:11:00Z">
        <w:r>
          <w:rPr>
            <w:rFonts w:hint="eastAsia"/>
            <w:sz w:val="22"/>
          </w:rPr>
          <w:t>화하여 기억시켜 놓은 자료의 집합체</w:t>
        </w:r>
      </w:ins>
      <w:ins w:id="593" w:author="김 유진" w:date="2020-06-24T11:12:00Z">
        <w:r w:rsidR="00566EB0">
          <w:rPr>
            <w:rFonts w:hint="eastAsia"/>
            <w:sz w:val="22"/>
          </w:rPr>
          <w:t>(데이터들의 묶음</w:t>
        </w:r>
        <w:r w:rsidR="00566EB0">
          <w:rPr>
            <w:sz w:val="22"/>
          </w:rPr>
          <w:t>)</w:t>
        </w:r>
      </w:ins>
      <w:ins w:id="594" w:author="김 유진" w:date="2020-06-24T11:11:00Z">
        <w:r>
          <w:rPr>
            <w:rFonts w:hint="eastAsia"/>
            <w:sz w:val="22"/>
          </w:rPr>
          <w:t>라고 할 수 있다.</w:t>
        </w:r>
        <w:r>
          <w:rPr>
            <w:sz w:val="22"/>
          </w:rPr>
          <w:t xml:space="preserve"> </w:t>
        </w:r>
      </w:ins>
    </w:p>
    <w:p w14:paraId="535870D2" w14:textId="77777777" w:rsidR="00F161E5" w:rsidRDefault="00F161E5" w:rsidP="00566EB0">
      <w:pPr>
        <w:ind w:left="425" w:firstLineChars="100" w:firstLine="220"/>
        <w:rPr>
          <w:ins w:id="595" w:author="김 유진" w:date="2020-06-24T11:13:00Z"/>
          <w:sz w:val="22"/>
        </w:rPr>
      </w:pPr>
    </w:p>
    <w:p w14:paraId="1B946F73" w14:textId="658B01E5" w:rsidR="00CC7B72" w:rsidRDefault="000841F9">
      <w:pPr>
        <w:pStyle w:val="1"/>
        <w:numPr>
          <w:ilvl w:val="0"/>
          <w:numId w:val="2"/>
        </w:numPr>
        <w:rPr>
          <w:ins w:id="596" w:author="김 유진" w:date="2020-06-24T11:24:00Z"/>
        </w:rPr>
        <w:pPrChange w:id="597" w:author="김 유진" w:date="2020-06-24T14:44:00Z">
          <w:pPr>
            <w:pStyle w:val="2"/>
            <w:numPr>
              <w:numId w:val="2"/>
            </w:numPr>
            <w:ind w:left="425" w:hanging="425"/>
          </w:pPr>
        </w:pPrChange>
      </w:pPr>
      <w:bookmarkStart w:id="598" w:name="_Toc43908865"/>
      <w:ins w:id="599" w:author="김 유진" w:date="2020-06-24T11:14:00Z">
        <w:r w:rsidRPr="00DE223C">
          <w:t>MYSQL</w:t>
        </w:r>
      </w:ins>
      <w:bookmarkEnd w:id="598"/>
    </w:p>
    <w:p w14:paraId="56CEFB65" w14:textId="77777777" w:rsidR="00D60C96" w:rsidRDefault="007B5EFE">
      <w:pPr>
        <w:keepNext/>
        <w:ind w:left="425"/>
        <w:rPr>
          <w:ins w:id="600" w:author="김 유진" w:date="2020-06-24T11:27:00Z"/>
        </w:rPr>
        <w:pPrChange w:id="601" w:author="김 유진" w:date="2020-06-24T11:27:00Z">
          <w:pPr>
            <w:ind w:left="425"/>
          </w:pPr>
        </w:pPrChange>
      </w:pPr>
      <w:ins w:id="602" w:author="김 유진" w:date="2020-06-24T11:27:00Z">
        <w:r>
          <w:rPr>
            <w:rFonts w:hint="eastAsia"/>
            <w:noProof/>
          </w:rPr>
          <w:drawing>
            <wp:inline distT="0" distB="0" distL="0" distR="0" wp14:anchorId="2C272EF4" wp14:editId="65B652ED">
              <wp:extent cx="5189220" cy="2711319"/>
              <wp:effectExtent l="0" t="0" r="0" b="0"/>
              <wp:docPr id="7" name="그림 7" descr="스크린샷이(가) 표시된 사진&#10;&#10;자동 생성된 설명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mysql.JPG"/>
                      <pic:cNvPicPr/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16422" cy="27255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0D49645" w14:textId="795A650E" w:rsidR="00C9039A" w:rsidRPr="00C9039A" w:rsidRDefault="00D60C96">
      <w:pPr>
        <w:pStyle w:val="ab"/>
        <w:jc w:val="center"/>
        <w:rPr>
          <w:ins w:id="603" w:author="김 유진" w:date="2020-06-24T11:15:00Z"/>
          <w:rPrChange w:id="604" w:author="김 유진" w:date="2020-06-24T11:24:00Z">
            <w:rPr>
              <w:ins w:id="605" w:author="김 유진" w:date="2020-06-24T11:15:00Z"/>
              <w:sz w:val="24"/>
              <w:szCs w:val="24"/>
            </w:rPr>
          </w:rPrChange>
        </w:rPr>
        <w:pPrChange w:id="606" w:author="김 유진" w:date="2020-06-24T11:28:00Z">
          <w:pPr>
            <w:pStyle w:val="2"/>
            <w:numPr>
              <w:numId w:val="2"/>
            </w:numPr>
            <w:ind w:left="425" w:hanging="425"/>
          </w:pPr>
        </w:pPrChange>
      </w:pPr>
      <w:ins w:id="607" w:author="김 유진" w:date="2020-06-24T11:27:00Z">
        <w:r>
          <w:t xml:space="preserve">사진 </w:t>
        </w:r>
        <w:r>
          <w:fldChar w:fldCharType="begin"/>
        </w:r>
        <w:r>
          <w:instrText xml:space="preserve"> SEQ 사진 \* ARABIC </w:instrText>
        </w:r>
      </w:ins>
      <w:r>
        <w:fldChar w:fldCharType="separate"/>
      </w:r>
      <w:ins w:id="608" w:author="김 유진" w:date="2020-06-24T19:35:00Z">
        <w:r w:rsidR="00073C6D">
          <w:rPr>
            <w:noProof/>
          </w:rPr>
          <w:t>1</w:t>
        </w:r>
      </w:ins>
      <w:ins w:id="609" w:author="김 유진" w:date="2020-06-24T11:27:00Z">
        <w:r>
          <w:fldChar w:fldCharType="end"/>
        </w:r>
        <w:r>
          <w:t xml:space="preserve"> – MY</w:t>
        </w:r>
      </w:ins>
      <w:ins w:id="610" w:author="김 유진" w:date="2020-06-24T11:28:00Z">
        <w:r>
          <w:t xml:space="preserve"> </w:t>
        </w:r>
      </w:ins>
      <w:ins w:id="611" w:author="김 유진" w:date="2020-06-24T11:27:00Z">
        <w:r>
          <w:t>S</w:t>
        </w:r>
      </w:ins>
      <w:ins w:id="612" w:author="김 유진" w:date="2020-06-24T11:28:00Z">
        <w:r>
          <w:t xml:space="preserve">QL </w:t>
        </w:r>
        <w:r w:rsidR="00F161E5">
          <w:rPr>
            <w:rFonts w:hint="eastAsia"/>
          </w:rPr>
          <w:t xml:space="preserve">비 </w:t>
        </w:r>
        <w:r w:rsidR="00F161E5">
          <w:t>GPL</w:t>
        </w:r>
      </w:ins>
    </w:p>
    <w:p w14:paraId="275DD676" w14:textId="4B9C89D2" w:rsidR="000841F9" w:rsidRPr="00F161E5" w:rsidRDefault="000841F9" w:rsidP="000841F9">
      <w:pPr>
        <w:ind w:left="425"/>
        <w:rPr>
          <w:ins w:id="613" w:author="김 유진" w:date="2020-06-24T11:22:00Z"/>
          <w:sz w:val="22"/>
          <w:rPrChange w:id="614" w:author="김 유진" w:date="2020-06-24T11:28:00Z">
            <w:rPr>
              <w:ins w:id="615" w:author="김 유진" w:date="2020-06-24T11:22:00Z"/>
            </w:rPr>
          </w:rPrChange>
        </w:rPr>
      </w:pPr>
      <w:ins w:id="616" w:author="김 유진" w:date="2020-06-24T11:15:00Z">
        <w:r w:rsidRPr="00F161E5">
          <w:rPr>
            <w:sz w:val="22"/>
            <w:rPrChange w:id="617" w:author="김 유진" w:date="2020-06-24T11:28:00Z">
              <w:rPr/>
            </w:rPrChange>
          </w:rPr>
          <w:t xml:space="preserve">: </w:t>
        </w:r>
        <w:r w:rsidR="0097353C" w:rsidRPr="00F161E5">
          <w:rPr>
            <w:rFonts w:hint="eastAsia"/>
            <w:sz w:val="22"/>
            <w:rPrChange w:id="618" w:author="김 유진" w:date="2020-06-24T11:28:00Z">
              <w:rPr>
                <w:rFonts w:hint="eastAsia"/>
              </w:rPr>
            </w:rPrChange>
          </w:rPr>
          <w:t>세계에서</w:t>
        </w:r>
        <w:r w:rsidR="0097353C" w:rsidRPr="00F161E5">
          <w:rPr>
            <w:sz w:val="22"/>
            <w:rPrChange w:id="619" w:author="김 유진" w:date="2020-06-24T11:28:00Z">
              <w:rPr/>
            </w:rPrChange>
          </w:rPr>
          <w:t xml:space="preserve"> </w:t>
        </w:r>
        <w:r w:rsidR="0097353C" w:rsidRPr="00F161E5">
          <w:rPr>
            <w:rFonts w:hint="eastAsia"/>
            <w:sz w:val="22"/>
            <w:rPrChange w:id="620" w:author="김 유진" w:date="2020-06-24T11:28:00Z">
              <w:rPr>
                <w:rFonts w:hint="eastAsia"/>
              </w:rPr>
            </w:rPrChange>
          </w:rPr>
          <w:t>가장</w:t>
        </w:r>
        <w:r w:rsidR="0097353C" w:rsidRPr="00F161E5">
          <w:rPr>
            <w:sz w:val="22"/>
            <w:rPrChange w:id="621" w:author="김 유진" w:date="2020-06-24T11:28:00Z">
              <w:rPr/>
            </w:rPrChange>
          </w:rPr>
          <w:t xml:space="preserve"> </w:t>
        </w:r>
        <w:r w:rsidR="0097353C" w:rsidRPr="00F161E5">
          <w:rPr>
            <w:rFonts w:hint="eastAsia"/>
            <w:sz w:val="22"/>
            <w:rPrChange w:id="622" w:author="김 유진" w:date="2020-06-24T11:28:00Z">
              <w:rPr>
                <w:rFonts w:hint="eastAsia"/>
              </w:rPr>
            </w:rPrChange>
          </w:rPr>
          <w:t>많이</w:t>
        </w:r>
        <w:r w:rsidR="0097353C" w:rsidRPr="00F161E5">
          <w:rPr>
            <w:sz w:val="22"/>
            <w:rPrChange w:id="623" w:author="김 유진" w:date="2020-06-24T11:28:00Z">
              <w:rPr/>
            </w:rPrChange>
          </w:rPr>
          <w:t xml:space="preserve"> </w:t>
        </w:r>
        <w:r w:rsidR="0097353C" w:rsidRPr="00F161E5">
          <w:rPr>
            <w:rFonts w:hint="eastAsia"/>
            <w:sz w:val="22"/>
            <w:rPrChange w:id="624" w:author="김 유진" w:date="2020-06-24T11:28:00Z">
              <w:rPr>
                <w:rFonts w:hint="eastAsia"/>
              </w:rPr>
            </w:rPrChange>
          </w:rPr>
          <w:t>사용하고</w:t>
        </w:r>
        <w:r w:rsidR="0097353C" w:rsidRPr="00F161E5">
          <w:rPr>
            <w:sz w:val="22"/>
            <w:rPrChange w:id="625" w:author="김 유진" w:date="2020-06-24T11:28:00Z">
              <w:rPr/>
            </w:rPrChange>
          </w:rPr>
          <w:t xml:space="preserve"> </w:t>
        </w:r>
        <w:r w:rsidR="0097353C" w:rsidRPr="00F161E5">
          <w:rPr>
            <w:rFonts w:hint="eastAsia"/>
            <w:sz w:val="22"/>
            <w:rPrChange w:id="626" w:author="김 유진" w:date="2020-06-24T11:28:00Z">
              <w:rPr>
                <w:rFonts w:hint="eastAsia"/>
              </w:rPr>
            </w:rPrChange>
          </w:rPr>
          <w:t>있는</w:t>
        </w:r>
        <w:r w:rsidR="0097353C" w:rsidRPr="00F161E5">
          <w:rPr>
            <w:sz w:val="22"/>
            <w:rPrChange w:id="627" w:author="김 유진" w:date="2020-06-24T11:28:00Z">
              <w:rPr/>
            </w:rPrChange>
          </w:rPr>
          <w:t xml:space="preserve"> </w:t>
        </w:r>
        <w:r w:rsidR="0097353C" w:rsidRPr="00F161E5">
          <w:rPr>
            <w:rFonts w:hint="eastAsia"/>
            <w:sz w:val="22"/>
            <w:rPrChange w:id="628" w:author="김 유진" w:date="2020-06-24T11:28:00Z">
              <w:rPr>
                <w:rFonts w:hint="eastAsia"/>
              </w:rPr>
            </w:rPrChange>
          </w:rPr>
          <w:t>오</w:t>
        </w:r>
      </w:ins>
      <w:ins w:id="629" w:author="김 유진" w:date="2020-06-24T11:16:00Z">
        <w:r w:rsidR="0097353C" w:rsidRPr="00F161E5">
          <w:rPr>
            <w:rFonts w:hint="eastAsia"/>
            <w:sz w:val="22"/>
            <w:rPrChange w:id="630" w:author="김 유진" w:date="2020-06-24T11:28:00Z">
              <w:rPr>
                <w:rFonts w:hint="eastAsia"/>
              </w:rPr>
            </w:rPrChange>
          </w:rPr>
          <w:t>픈</w:t>
        </w:r>
        <w:r w:rsidR="0097353C" w:rsidRPr="00F161E5">
          <w:rPr>
            <w:sz w:val="22"/>
            <w:rPrChange w:id="631" w:author="김 유진" w:date="2020-06-24T11:28:00Z">
              <w:rPr/>
            </w:rPrChange>
          </w:rPr>
          <w:t xml:space="preserve"> 소스의 관계형 데이터베이스 </w:t>
        </w:r>
        <w:r w:rsidR="0097353C" w:rsidRPr="00F161E5">
          <w:rPr>
            <w:rFonts w:hint="eastAsia"/>
            <w:b/>
            <w:bCs/>
            <w:sz w:val="22"/>
            <w:rPrChange w:id="632" w:author="김 유진" w:date="2020-06-24T11:28:00Z">
              <w:rPr>
                <w:rFonts w:hint="eastAsia"/>
              </w:rPr>
            </w:rPrChange>
          </w:rPr>
          <w:t>관리</w:t>
        </w:r>
        <w:r w:rsidR="0097353C" w:rsidRPr="00F161E5">
          <w:rPr>
            <w:b/>
            <w:bCs/>
            <w:sz w:val="22"/>
            <w:rPrChange w:id="633" w:author="김 유진" w:date="2020-06-24T11:28:00Z">
              <w:rPr/>
            </w:rPrChange>
          </w:rPr>
          <w:t xml:space="preserve"> </w:t>
        </w:r>
        <w:r w:rsidR="0097353C" w:rsidRPr="00F161E5">
          <w:rPr>
            <w:rFonts w:hint="eastAsia"/>
            <w:b/>
            <w:bCs/>
            <w:sz w:val="22"/>
            <w:rPrChange w:id="634" w:author="김 유진" w:date="2020-06-24T11:28:00Z">
              <w:rPr>
                <w:rFonts w:hint="eastAsia"/>
              </w:rPr>
            </w:rPrChange>
          </w:rPr>
          <w:t>시스템</w:t>
        </w:r>
        <w:r w:rsidR="00DA0418" w:rsidRPr="00F161E5">
          <w:rPr>
            <w:b/>
            <w:bCs/>
            <w:sz w:val="22"/>
            <w:rPrChange w:id="635" w:author="김 유진" w:date="2020-06-24T11:28:00Z">
              <w:rPr/>
            </w:rPrChange>
          </w:rPr>
          <w:t>(RDBMS)</w:t>
        </w:r>
        <w:r w:rsidR="0097353C" w:rsidRPr="00F161E5">
          <w:rPr>
            <w:rFonts w:hint="eastAsia"/>
            <w:sz w:val="22"/>
            <w:rPrChange w:id="636" w:author="김 유진" w:date="2020-06-24T11:28:00Z">
              <w:rPr>
                <w:rFonts w:hint="eastAsia"/>
              </w:rPr>
            </w:rPrChange>
          </w:rPr>
          <w:t>이다</w:t>
        </w:r>
        <w:r w:rsidR="0097353C" w:rsidRPr="00F161E5">
          <w:rPr>
            <w:sz w:val="22"/>
            <w:rPrChange w:id="637" w:author="김 유진" w:date="2020-06-24T11:28:00Z">
              <w:rPr/>
            </w:rPrChange>
          </w:rPr>
          <w:t>.</w:t>
        </w:r>
      </w:ins>
      <w:ins w:id="638" w:author="김 유진" w:date="2020-06-24T11:18:00Z">
        <w:r w:rsidR="00657C39" w:rsidRPr="00F161E5">
          <w:rPr>
            <w:sz w:val="22"/>
            <w:rPrChange w:id="639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40" w:author="김 유진" w:date="2020-06-24T11:28:00Z">
              <w:rPr>
                <w:rFonts w:hint="eastAsia"/>
              </w:rPr>
            </w:rPrChange>
          </w:rPr>
          <w:t>다중</w:t>
        </w:r>
        <w:r w:rsidR="003D4BB0" w:rsidRPr="00F161E5">
          <w:rPr>
            <w:sz w:val="22"/>
            <w:rPrChange w:id="641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42" w:author="김 유진" w:date="2020-06-24T11:28:00Z">
              <w:rPr>
                <w:rFonts w:hint="eastAsia"/>
              </w:rPr>
            </w:rPrChange>
          </w:rPr>
          <w:t>스레드</w:t>
        </w:r>
        <w:r w:rsidR="003D4BB0" w:rsidRPr="00F161E5">
          <w:rPr>
            <w:sz w:val="22"/>
            <w:rPrChange w:id="643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44" w:author="김 유진" w:date="2020-06-24T11:28:00Z">
              <w:rPr>
                <w:rFonts w:hint="eastAsia"/>
              </w:rPr>
            </w:rPrChange>
          </w:rPr>
          <w:t>다중</w:t>
        </w:r>
        <w:r w:rsidR="003D4BB0" w:rsidRPr="00F161E5">
          <w:rPr>
            <w:sz w:val="22"/>
            <w:rPrChange w:id="645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46" w:author="김 유진" w:date="2020-06-24T11:28:00Z">
              <w:rPr>
                <w:rFonts w:hint="eastAsia"/>
              </w:rPr>
            </w:rPrChange>
          </w:rPr>
          <w:t>사용자</w:t>
        </w:r>
        <w:r w:rsidR="003D4BB0" w:rsidRPr="00F161E5">
          <w:rPr>
            <w:sz w:val="22"/>
            <w:rPrChange w:id="647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48" w:author="김 유진" w:date="2020-06-24T11:28:00Z">
              <w:rPr>
                <w:rFonts w:hint="eastAsia"/>
              </w:rPr>
            </w:rPrChange>
          </w:rPr>
          <w:t>형식의</w:t>
        </w:r>
        <w:r w:rsidR="003D4BB0" w:rsidRPr="00F161E5">
          <w:rPr>
            <w:sz w:val="22"/>
            <w:rPrChange w:id="649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50" w:author="김 유진" w:date="2020-06-24T11:28:00Z">
              <w:rPr>
                <w:rFonts w:hint="eastAsia"/>
              </w:rPr>
            </w:rPrChange>
          </w:rPr>
          <w:t>구조</w:t>
        </w:r>
        <w:r w:rsidR="003D4BB0" w:rsidRPr="00F161E5">
          <w:rPr>
            <w:sz w:val="22"/>
            <w:rPrChange w:id="651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52" w:author="김 유진" w:date="2020-06-24T11:28:00Z">
              <w:rPr>
                <w:rFonts w:hint="eastAsia"/>
              </w:rPr>
            </w:rPrChange>
          </w:rPr>
          <w:t>질의어</w:t>
        </w:r>
        <w:r w:rsidR="003D4BB0" w:rsidRPr="00F161E5">
          <w:rPr>
            <w:sz w:val="22"/>
            <w:rPrChange w:id="653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54" w:author="김 유진" w:date="2020-06-24T11:28:00Z">
              <w:rPr>
                <w:rFonts w:hint="eastAsia"/>
              </w:rPr>
            </w:rPrChange>
          </w:rPr>
          <w:t>형식의</w:t>
        </w:r>
        <w:r w:rsidR="003D4BB0" w:rsidRPr="00F161E5">
          <w:rPr>
            <w:sz w:val="22"/>
            <w:rPrChange w:id="655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56" w:author="김 유진" w:date="2020-06-24T11:28:00Z">
              <w:rPr>
                <w:rFonts w:hint="eastAsia"/>
              </w:rPr>
            </w:rPrChange>
          </w:rPr>
          <w:t>데이터베이스</w:t>
        </w:r>
        <w:r w:rsidR="003D4BB0" w:rsidRPr="00F161E5">
          <w:rPr>
            <w:sz w:val="22"/>
            <w:rPrChange w:id="657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58" w:author="김 유진" w:date="2020-06-24T11:28:00Z">
              <w:rPr>
                <w:rFonts w:hint="eastAsia"/>
              </w:rPr>
            </w:rPrChange>
          </w:rPr>
          <w:t>관리</w:t>
        </w:r>
        <w:r w:rsidR="003D4BB0" w:rsidRPr="00F161E5">
          <w:rPr>
            <w:sz w:val="22"/>
            <w:rPrChange w:id="659" w:author="김 유진" w:date="2020-06-24T11:28:00Z">
              <w:rPr/>
            </w:rPrChange>
          </w:rPr>
          <w:t xml:space="preserve"> </w:t>
        </w:r>
        <w:r w:rsidR="003D4BB0" w:rsidRPr="00F161E5">
          <w:rPr>
            <w:rFonts w:hint="eastAsia"/>
            <w:sz w:val="22"/>
            <w:rPrChange w:id="660" w:author="김 유진" w:date="2020-06-24T11:28:00Z">
              <w:rPr>
                <w:rFonts w:hint="eastAsia"/>
              </w:rPr>
            </w:rPrChange>
          </w:rPr>
          <w:t>시스템으로</w:t>
        </w:r>
        <w:r w:rsidR="003D4BB0" w:rsidRPr="00F161E5">
          <w:rPr>
            <w:sz w:val="22"/>
            <w:rPrChange w:id="661" w:author="김 유진" w:date="2020-06-24T11:28:00Z">
              <w:rPr/>
            </w:rPrChange>
          </w:rPr>
          <w:t xml:space="preserve">, </w:t>
        </w:r>
      </w:ins>
      <w:ins w:id="662" w:author="김 유진" w:date="2020-06-24T11:19:00Z">
        <w:r w:rsidR="00B7240D" w:rsidRPr="00F161E5">
          <w:rPr>
            <w:sz w:val="22"/>
            <w:rPrChange w:id="663" w:author="김 유진" w:date="2020-06-24T11:28:00Z">
              <w:rPr/>
            </w:rPrChange>
          </w:rPr>
          <w:t>Qt(</w:t>
        </w:r>
      </w:ins>
      <w:ins w:id="664" w:author="김 유진" w:date="2020-06-24T11:20:00Z">
        <w:r w:rsidR="00A335F1" w:rsidRPr="00F161E5">
          <w:rPr>
            <w:rFonts w:hint="eastAsia"/>
            <w:sz w:val="22"/>
            <w:rPrChange w:id="665" w:author="김 유진" w:date="2020-06-24T11:28:00Z">
              <w:rPr>
                <w:rFonts w:hint="eastAsia"/>
              </w:rPr>
            </w:rPrChange>
          </w:rPr>
          <w:t>콘솔과</w:t>
        </w:r>
        <w:r w:rsidR="00A335F1" w:rsidRPr="00F161E5">
          <w:rPr>
            <w:sz w:val="22"/>
            <w:rPrChange w:id="666" w:author="김 유진" w:date="2020-06-24T11:28:00Z">
              <w:rPr/>
            </w:rPrChange>
          </w:rPr>
          <w:t xml:space="preserve"> 명령 줄 도구와 같은 비 GUI </w:t>
        </w:r>
        <w:r w:rsidR="00A335F1" w:rsidRPr="00F161E5">
          <w:rPr>
            <w:rFonts w:hint="eastAsia"/>
            <w:sz w:val="22"/>
            <w:rPrChange w:id="667" w:author="김 유진" w:date="2020-06-24T11:28:00Z">
              <w:rPr>
                <w:rFonts w:hint="eastAsia"/>
              </w:rPr>
            </w:rPrChange>
          </w:rPr>
          <w:t>프로그램</w:t>
        </w:r>
        <w:r w:rsidR="00A335F1" w:rsidRPr="00F161E5">
          <w:rPr>
            <w:sz w:val="22"/>
            <w:rPrChange w:id="668" w:author="김 유진" w:date="2020-06-24T11:28:00Z">
              <w:rPr/>
            </w:rPrChange>
          </w:rPr>
          <w:t xml:space="preserve"> </w:t>
        </w:r>
        <w:r w:rsidR="00A335F1" w:rsidRPr="00F161E5">
          <w:rPr>
            <w:rFonts w:hint="eastAsia"/>
            <w:sz w:val="22"/>
            <w:rPrChange w:id="669" w:author="김 유진" w:date="2020-06-24T11:28:00Z">
              <w:rPr>
                <w:rFonts w:hint="eastAsia"/>
              </w:rPr>
            </w:rPrChange>
          </w:rPr>
          <w:t>개발에</w:t>
        </w:r>
        <w:r w:rsidR="00A335F1" w:rsidRPr="00F161E5">
          <w:rPr>
            <w:sz w:val="22"/>
            <w:rPrChange w:id="670" w:author="김 유진" w:date="2020-06-24T11:28:00Z">
              <w:rPr/>
            </w:rPrChange>
          </w:rPr>
          <w:t xml:space="preserve"> </w:t>
        </w:r>
        <w:r w:rsidR="00A335F1" w:rsidRPr="00F161E5">
          <w:rPr>
            <w:rFonts w:hint="eastAsia"/>
            <w:sz w:val="22"/>
            <w:rPrChange w:id="671" w:author="김 유진" w:date="2020-06-24T11:28:00Z">
              <w:rPr>
                <w:rFonts w:hint="eastAsia"/>
              </w:rPr>
            </w:rPrChange>
          </w:rPr>
          <w:t>사용됨</w:t>
        </w:r>
      </w:ins>
      <w:ins w:id="672" w:author="김 유진" w:date="2020-06-24T11:19:00Z">
        <w:r w:rsidR="00B7240D" w:rsidRPr="00F161E5">
          <w:rPr>
            <w:sz w:val="22"/>
            <w:rPrChange w:id="673" w:author="김 유진" w:date="2020-06-24T11:28:00Z">
              <w:rPr/>
            </w:rPrChange>
          </w:rPr>
          <w:t>)</w:t>
        </w:r>
      </w:ins>
      <w:ins w:id="674" w:author="김 유진" w:date="2020-06-24T11:20:00Z">
        <w:r w:rsidR="00A335F1" w:rsidRPr="00F161E5">
          <w:rPr>
            <w:rFonts w:hint="eastAsia"/>
            <w:sz w:val="22"/>
            <w:rPrChange w:id="675" w:author="김 유진" w:date="2020-06-24T11:28:00Z">
              <w:rPr>
                <w:rFonts w:hint="eastAsia"/>
              </w:rPr>
            </w:rPrChange>
          </w:rPr>
          <w:t>처럼</w:t>
        </w:r>
        <w:r w:rsidR="00A335F1" w:rsidRPr="00F161E5">
          <w:rPr>
            <w:sz w:val="22"/>
            <w:rPrChange w:id="676" w:author="김 유진" w:date="2020-06-24T11:28:00Z">
              <w:rPr/>
            </w:rPrChange>
          </w:rPr>
          <w:t xml:space="preserve"> </w:t>
        </w:r>
        <w:r w:rsidR="00A335F1" w:rsidRPr="00F161E5">
          <w:rPr>
            <w:rFonts w:hint="eastAsia"/>
            <w:sz w:val="22"/>
            <w:rPrChange w:id="677" w:author="김 유진" w:date="2020-06-24T11:28:00Z">
              <w:rPr>
                <w:rFonts w:hint="eastAsia"/>
              </w:rPr>
            </w:rPrChange>
          </w:rPr>
          <w:t>이중</w:t>
        </w:r>
        <w:r w:rsidR="00A335F1" w:rsidRPr="00F161E5">
          <w:rPr>
            <w:sz w:val="22"/>
            <w:rPrChange w:id="678" w:author="김 유진" w:date="2020-06-24T11:28:00Z">
              <w:rPr/>
            </w:rPrChange>
          </w:rPr>
          <w:t xml:space="preserve"> </w:t>
        </w:r>
        <w:r w:rsidR="00A335F1" w:rsidRPr="00F161E5">
          <w:rPr>
            <w:rFonts w:hint="eastAsia"/>
            <w:sz w:val="22"/>
            <w:rPrChange w:id="679" w:author="김 유진" w:date="2020-06-24T11:28:00Z">
              <w:rPr>
                <w:rFonts w:hint="eastAsia"/>
              </w:rPr>
            </w:rPrChange>
          </w:rPr>
          <w:t>라이선스가</w:t>
        </w:r>
        <w:r w:rsidR="00A335F1" w:rsidRPr="00F161E5">
          <w:rPr>
            <w:sz w:val="22"/>
            <w:rPrChange w:id="680" w:author="김 유진" w:date="2020-06-24T11:28:00Z">
              <w:rPr/>
            </w:rPrChange>
          </w:rPr>
          <w:t xml:space="preserve"> </w:t>
        </w:r>
        <w:r w:rsidR="00A335F1" w:rsidRPr="00F161E5">
          <w:rPr>
            <w:rFonts w:hint="eastAsia"/>
            <w:sz w:val="22"/>
            <w:rPrChange w:id="681" w:author="김 유진" w:date="2020-06-24T11:28:00Z">
              <w:rPr>
                <w:rFonts w:hint="eastAsia"/>
              </w:rPr>
            </w:rPrChange>
          </w:rPr>
          <w:t>적용</w:t>
        </w:r>
      </w:ins>
      <w:ins w:id="682" w:author="김 유진" w:date="2020-06-24T11:21:00Z">
        <w:r w:rsidR="00557D18" w:rsidRPr="00F161E5">
          <w:rPr>
            <w:rFonts w:hint="eastAsia"/>
            <w:sz w:val="22"/>
            <w:rPrChange w:id="683" w:author="김 유진" w:date="2020-06-24T11:28:00Z">
              <w:rPr>
                <w:rFonts w:hint="eastAsia"/>
              </w:rPr>
            </w:rPrChange>
          </w:rPr>
          <w:t>된다</w:t>
        </w:r>
        <w:r w:rsidR="00557D18" w:rsidRPr="00F161E5">
          <w:rPr>
            <w:sz w:val="22"/>
            <w:rPrChange w:id="684" w:author="김 유진" w:date="2020-06-24T11:28:00Z">
              <w:rPr/>
            </w:rPrChange>
          </w:rPr>
          <w:t>.</w:t>
        </w:r>
        <w:r w:rsidR="0030282C" w:rsidRPr="00F161E5">
          <w:rPr>
            <w:sz w:val="22"/>
            <w:rPrChange w:id="685" w:author="김 유진" w:date="2020-06-24T11:28:00Z">
              <w:rPr/>
            </w:rPrChange>
          </w:rPr>
          <w:t xml:space="preserve"> </w:t>
        </w:r>
        <w:r w:rsidR="0030282C" w:rsidRPr="00F161E5">
          <w:rPr>
            <w:rFonts w:hint="eastAsia"/>
            <w:sz w:val="22"/>
            <w:rPrChange w:id="686" w:author="김 유진" w:date="2020-06-24T11:28:00Z">
              <w:rPr>
                <w:rFonts w:hint="eastAsia"/>
              </w:rPr>
            </w:rPrChange>
          </w:rPr>
          <w:t>지금은</w:t>
        </w:r>
        <w:r w:rsidR="0030282C" w:rsidRPr="00F161E5">
          <w:rPr>
            <w:sz w:val="22"/>
            <w:rPrChange w:id="687" w:author="김 유진" w:date="2020-06-24T11:28:00Z">
              <w:rPr/>
            </w:rPrChange>
          </w:rPr>
          <w:t xml:space="preserve"> </w:t>
        </w:r>
        <w:r w:rsidR="0030282C" w:rsidRPr="00F161E5">
          <w:rPr>
            <w:rFonts w:hint="eastAsia"/>
            <w:sz w:val="22"/>
            <w:rPrChange w:id="688" w:author="김 유진" w:date="2020-06-24T11:28:00Z">
              <w:rPr>
                <w:rFonts w:hint="eastAsia"/>
              </w:rPr>
            </w:rPrChange>
          </w:rPr>
          <w:t>현재</w:t>
        </w:r>
        <w:r w:rsidR="0030282C" w:rsidRPr="00F161E5">
          <w:rPr>
            <w:sz w:val="22"/>
            <w:rPrChange w:id="689" w:author="김 유진" w:date="2020-06-24T11:28:00Z">
              <w:rPr/>
            </w:rPrChange>
          </w:rPr>
          <w:t xml:space="preserve"> </w:t>
        </w:r>
        <w:r w:rsidR="0030282C" w:rsidRPr="00F161E5">
          <w:rPr>
            <w:rFonts w:hint="eastAsia"/>
            <w:sz w:val="22"/>
            <w:rPrChange w:id="690" w:author="김 유진" w:date="2020-06-24T11:28:00Z">
              <w:rPr>
                <w:rFonts w:hint="eastAsia"/>
              </w:rPr>
            </w:rPrChange>
          </w:rPr>
          <w:t>오라클에서</w:t>
        </w:r>
        <w:r w:rsidR="0030282C" w:rsidRPr="00F161E5">
          <w:rPr>
            <w:sz w:val="22"/>
            <w:rPrChange w:id="691" w:author="김 유진" w:date="2020-06-24T11:28:00Z">
              <w:rPr/>
            </w:rPrChange>
          </w:rPr>
          <w:t xml:space="preserve"> </w:t>
        </w:r>
        <w:r w:rsidR="0030282C" w:rsidRPr="00F161E5">
          <w:rPr>
            <w:rFonts w:hint="eastAsia"/>
            <w:sz w:val="22"/>
            <w:rPrChange w:id="692" w:author="김 유진" w:date="2020-06-24T11:28:00Z">
              <w:rPr>
                <w:rFonts w:hint="eastAsia"/>
              </w:rPr>
            </w:rPrChange>
          </w:rPr>
          <w:t>관리를</w:t>
        </w:r>
        <w:r w:rsidR="0030282C" w:rsidRPr="00F161E5">
          <w:rPr>
            <w:sz w:val="22"/>
            <w:rPrChange w:id="693" w:author="김 유진" w:date="2020-06-24T11:28:00Z">
              <w:rPr/>
            </w:rPrChange>
          </w:rPr>
          <w:t xml:space="preserve"> </w:t>
        </w:r>
        <w:r w:rsidR="0030282C" w:rsidRPr="00F161E5">
          <w:rPr>
            <w:rFonts w:hint="eastAsia"/>
            <w:sz w:val="22"/>
            <w:rPrChange w:id="694" w:author="김 유진" w:date="2020-06-24T11:28:00Z">
              <w:rPr>
                <w:rFonts w:hint="eastAsia"/>
              </w:rPr>
            </w:rPrChange>
          </w:rPr>
          <w:t>하고</w:t>
        </w:r>
        <w:r w:rsidR="0030282C" w:rsidRPr="00F161E5">
          <w:rPr>
            <w:sz w:val="22"/>
            <w:rPrChange w:id="695" w:author="김 유진" w:date="2020-06-24T11:28:00Z">
              <w:rPr/>
            </w:rPrChange>
          </w:rPr>
          <w:t xml:space="preserve"> </w:t>
        </w:r>
        <w:r w:rsidR="0030282C" w:rsidRPr="00F161E5">
          <w:rPr>
            <w:rFonts w:hint="eastAsia"/>
            <w:sz w:val="22"/>
            <w:rPrChange w:id="696" w:author="김 유진" w:date="2020-06-24T11:28:00Z">
              <w:rPr>
                <w:rFonts w:hint="eastAsia"/>
              </w:rPr>
            </w:rPrChange>
          </w:rPr>
          <w:t>있다</w:t>
        </w:r>
        <w:r w:rsidR="0030282C" w:rsidRPr="00F161E5">
          <w:rPr>
            <w:sz w:val="22"/>
            <w:rPrChange w:id="697" w:author="김 유진" w:date="2020-06-24T11:28:00Z">
              <w:rPr/>
            </w:rPrChange>
          </w:rPr>
          <w:t>.</w:t>
        </w:r>
      </w:ins>
    </w:p>
    <w:p w14:paraId="5637279B" w14:textId="6030C24C" w:rsidR="00F161E5" w:rsidRDefault="00820746">
      <w:pPr>
        <w:ind w:left="425"/>
        <w:rPr>
          <w:ins w:id="698" w:author="김 유진" w:date="2020-06-24T11:30:00Z"/>
          <w:sz w:val="22"/>
        </w:rPr>
        <w:pPrChange w:id="699" w:author="김 유진" w:date="2020-06-24T14:44:00Z">
          <w:pPr/>
        </w:pPrChange>
      </w:pPr>
      <w:ins w:id="700" w:author="김 유진" w:date="2020-06-24T11:22:00Z">
        <w:r w:rsidRPr="00F161E5">
          <w:rPr>
            <w:sz w:val="22"/>
            <w:rPrChange w:id="701" w:author="김 유진" w:date="2020-06-24T11:28:00Z">
              <w:rPr/>
            </w:rPrChange>
          </w:rPr>
          <w:t xml:space="preserve"> </w:t>
        </w:r>
        <w:r w:rsidRPr="00F161E5">
          <w:rPr>
            <w:rFonts w:hint="eastAsia"/>
            <w:sz w:val="22"/>
            <w:rPrChange w:id="702" w:author="김 유진" w:date="2020-06-24T11:28:00Z">
              <w:rPr>
                <w:rFonts w:hint="eastAsia"/>
              </w:rPr>
            </w:rPrChange>
          </w:rPr>
          <w:t>응용</w:t>
        </w:r>
        <w:r w:rsidRPr="00F161E5">
          <w:rPr>
            <w:sz w:val="22"/>
            <w:rPrChange w:id="703" w:author="김 유진" w:date="2020-06-24T11:28:00Z">
              <w:rPr/>
            </w:rPrChange>
          </w:rPr>
          <w:t xml:space="preserve"> 프로그램에서 MyS</w:t>
        </w:r>
      </w:ins>
      <w:ins w:id="704" w:author="김 유진" w:date="2020-06-24T11:37:00Z">
        <w:r w:rsidR="001B2C9C">
          <w:rPr>
            <w:sz w:val="22"/>
          </w:rPr>
          <w:t>QL</w:t>
        </w:r>
      </w:ins>
      <w:ins w:id="705" w:author="김 유진" w:date="2020-06-24T11:22:00Z">
        <w:r w:rsidRPr="00F161E5">
          <w:rPr>
            <w:sz w:val="22"/>
            <w:rPrChange w:id="706" w:author="김 유진" w:date="2020-06-24T11:28:00Z">
              <w:rPr/>
            </w:rPrChange>
          </w:rPr>
          <w:t xml:space="preserve"> 데이터베이스에 접근하기 위해 다수의 프로그래밍 언어로 된 API</w:t>
        </w:r>
        <w:r w:rsidRPr="00F161E5">
          <w:rPr>
            <w:rFonts w:hint="eastAsia"/>
            <w:sz w:val="22"/>
            <w:rPrChange w:id="707" w:author="김 유진" w:date="2020-06-24T11:28:00Z">
              <w:rPr>
                <w:rFonts w:hint="eastAsia"/>
              </w:rPr>
            </w:rPrChange>
          </w:rPr>
          <w:t>를</w:t>
        </w:r>
        <w:r w:rsidRPr="00F161E5">
          <w:rPr>
            <w:sz w:val="22"/>
            <w:rPrChange w:id="708" w:author="김 유진" w:date="2020-06-24T11:28:00Z">
              <w:rPr/>
            </w:rPrChange>
          </w:rPr>
          <w:t xml:space="preserve"> </w:t>
        </w:r>
        <w:r w:rsidRPr="00F161E5">
          <w:rPr>
            <w:rFonts w:hint="eastAsia"/>
            <w:sz w:val="22"/>
            <w:rPrChange w:id="709" w:author="김 유진" w:date="2020-06-24T11:28:00Z">
              <w:rPr>
                <w:rFonts w:hint="eastAsia"/>
              </w:rPr>
            </w:rPrChange>
          </w:rPr>
          <w:t>사용할</w:t>
        </w:r>
        <w:r w:rsidRPr="00F161E5">
          <w:rPr>
            <w:sz w:val="22"/>
            <w:rPrChange w:id="710" w:author="김 유진" w:date="2020-06-24T11:28:00Z">
              <w:rPr/>
            </w:rPrChange>
          </w:rPr>
          <w:t xml:space="preserve"> </w:t>
        </w:r>
        <w:r w:rsidRPr="00F161E5">
          <w:rPr>
            <w:rFonts w:hint="eastAsia"/>
            <w:sz w:val="22"/>
            <w:rPrChange w:id="711" w:author="김 유진" w:date="2020-06-24T11:28:00Z">
              <w:rPr>
                <w:rFonts w:hint="eastAsia"/>
              </w:rPr>
            </w:rPrChange>
          </w:rPr>
          <w:t>수</w:t>
        </w:r>
        <w:r w:rsidRPr="00F161E5">
          <w:rPr>
            <w:sz w:val="22"/>
            <w:rPrChange w:id="712" w:author="김 유진" w:date="2020-06-24T11:28:00Z">
              <w:rPr/>
            </w:rPrChange>
          </w:rPr>
          <w:t xml:space="preserve"> </w:t>
        </w:r>
        <w:r w:rsidRPr="00F161E5">
          <w:rPr>
            <w:rFonts w:hint="eastAsia"/>
            <w:sz w:val="22"/>
            <w:rPrChange w:id="713" w:author="김 유진" w:date="2020-06-24T11:28:00Z">
              <w:rPr>
                <w:rFonts w:hint="eastAsia"/>
              </w:rPr>
            </w:rPrChange>
          </w:rPr>
          <w:t>있는데</w:t>
        </w:r>
        <w:r w:rsidRPr="00F161E5">
          <w:rPr>
            <w:sz w:val="22"/>
            <w:rPrChange w:id="714" w:author="김 유진" w:date="2020-06-24T11:28:00Z">
              <w:rPr/>
            </w:rPrChange>
          </w:rPr>
          <w:t xml:space="preserve">, </w:t>
        </w:r>
        <w:r w:rsidRPr="00F161E5">
          <w:rPr>
            <w:rFonts w:hint="eastAsia"/>
            <w:sz w:val="22"/>
            <w:rPrChange w:id="715" w:author="김 유진" w:date="2020-06-24T11:28:00Z">
              <w:rPr>
                <w:rFonts w:hint="eastAsia"/>
              </w:rPr>
            </w:rPrChange>
          </w:rPr>
          <w:t>이</w:t>
        </w:r>
        <w:r w:rsidRPr="00F161E5">
          <w:rPr>
            <w:sz w:val="22"/>
            <w:rPrChange w:id="716" w:author="김 유진" w:date="2020-06-24T11:28:00Z">
              <w:rPr/>
            </w:rPrChange>
          </w:rPr>
          <w:t xml:space="preserve"> 프로젝트에서는 </w:t>
        </w:r>
      </w:ins>
      <w:ins w:id="717" w:author="김 유진" w:date="2020-06-24T11:23:00Z">
        <w:r w:rsidRPr="00F161E5">
          <w:rPr>
            <w:sz w:val="22"/>
            <w:rPrChange w:id="718" w:author="김 유진" w:date="2020-06-24T11:28:00Z">
              <w:rPr/>
            </w:rPrChange>
          </w:rPr>
          <w:t>JAVA</w:t>
        </w:r>
        <w:r w:rsidRPr="00F161E5">
          <w:rPr>
            <w:rFonts w:hint="eastAsia"/>
            <w:sz w:val="22"/>
            <w:rPrChange w:id="719" w:author="김 유진" w:date="2020-06-24T11:28:00Z">
              <w:rPr>
                <w:rFonts w:hint="eastAsia"/>
              </w:rPr>
            </w:rPrChange>
          </w:rPr>
          <w:t>를</w:t>
        </w:r>
        <w:r w:rsidRPr="00F161E5">
          <w:rPr>
            <w:sz w:val="22"/>
            <w:rPrChange w:id="720" w:author="김 유진" w:date="2020-06-24T11:28:00Z">
              <w:rPr/>
            </w:rPrChange>
          </w:rPr>
          <w:t xml:space="preserve"> </w:t>
        </w:r>
        <w:r w:rsidRPr="00F161E5">
          <w:rPr>
            <w:rFonts w:hint="eastAsia"/>
            <w:sz w:val="22"/>
            <w:rPrChange w:id="721" w:author="김 유진" w:date="2020-06-24T11:28:00Z">
              <w:rPr>
                <w:rFonts w:hint="eastAsia"/>
              </w:rPr>
            </w:rPrChange>
          </w:rPr>
          <w:t>사용할</w:t>
        </w:r>
        <w:r w:rsidRPr="00F161E5">
          <w:rPr>
            <w:sz w:val="22"/>
            <w:rPrChange w:id="722" w:author="김 유진" w:date="2020-06-24T11:28:00Z">
              <w:rPr/>
            </w:rPrChange>
          </w:rPr>
          <w:t xml:space="preserve"> </w:t>
        </w:r>
        <w:r w:rsidRPr="00F161E5">
          <w:rPr>
            <w:rFonts w:hint="eastAsia"/>
            <w:sz w:val="22"/>
            <w:rPrChange w:id="723" w:author="김 유진" w:date="2020-06-24T11:28:00Z">
              <w:rPr>
                <w:rFonts w:hint="eastAsia"/>
              </w:rPr>
            </w:rPrChange>
          </w:rPr>
          <w:t>것이다</w:t>
        </w:r>
        <w:r w:rsidRPr="00F161E5">
          <w:rPr>
            <w:sz w:val="22"/>
            <w:rPrChange w:id="724" w:author="김 유진" w:date="2020-06-24T11:28:00Z">
              <w:rPr/>
            </w:rPrChange>
          </w:rPr>
          <w:t>.</w:t>
        </w:r>
      </w:ins>
    </w:p>
    <w:p w14:paraId="5CD0171F" w14:textId="6D8C120B" w:rsidR="00F161E5" w:rsidRDefault="00F161E5">
      <w:pPr>
        <w:pStyle w:val="1"/>
        <w:numPr>
          <w:ilvl w:val="0"/>
          <w:numId w:val="2"/>
        </w:numPr>
        <w:rPr>
          <w:ins w:id="725" w:author="김 유진" w:date="2020-06-24T11:30:00Z"/>
        </w:rPr>
        <w:pPrChange w:id="726" w:author="김 유진" w:date="2020-06-24T14:44:00Z">
          <w:pPr>
            <w:pStyle w:val="aa"/>
            <w:numPr>
              <w:numId w:val="2"/>
            </w:numPr>
            <w:ind w:leftChars="0" w:left="425" w:hanging="425"/>
          </w:pPr>
        </w:pPrChange>
      </w:pPr>
      <w:bookmarkStart w:id="727" w:name="_Toc43908866"/>
      <w:ins w:id="728" w:author="김 유진" w:date="2020-06-24T11:30:00Z">
        <w:r>
          <w:rPr>
            <w:rFonts w:hint="eastAsia"/>
          </w:rPr>
          <w:lastRenderedPageBreak/>
          <w:t xml:space="preserve">논리적 </w:t>
        </w:r>
        <w:r w:rsidR="008E21BF">
          <w:rPr>
            <w:rFonts w:hint="eastAsia"/>
          </w:rPr>
          <w:t>데이터 베이스 설계</w:t>
        </w:r>
        <w:bookmarkEnd w:id="727"/>
      </w:ins>
    </w:p>
    <w:p w14:paraId="319D2A94" w14:textId="5DAC243C" w:rsidR="008E21BF" w:rsidRDefault="008E21BF" w:rsidP="008E21BF">
      <w:pPr>
        <w:pStyle w:val="aa"/>
        <w:ind w:leftChars="0" w:left="425"/>
        <w:rPr>
          <w:ins w:id="729" w:author="김 유진" w:date="2020-06-24T11:37:00Z"/>
          <w:sz w:val="22"/>
        </w:rPr>
      </w:pPr>
      <w:ins w:id="730" w:author="김 유진" w:date="2020-06-24T11:30:00Z">
        <w:r>
          <w:rPr>
            <w:rFonts w:hint="eastAsia"/>
            <w:sz w:val="24"/>
            <w:szCs w:val="24"/>
          </w:rPr>
          <w:t>:</w:t>
        </w:r>
        <w:r>
          <w:rPr>
            <w:sz w:val="24"/>
            <w:szCs w:val="24"/>
          </w:rPr>
          <w:t xml:space="preserve"> </w:t>
        </w:r>
      </w:ins>
      <w:ins w:id="731" w:author="김 유진" w:date="2020-06-24T11:35:00Z">
        <w:r w:rsidR="002B7537" w:rsidRPr="002B7537">
          <w:rPr>
            <w:rFonts w:hint="eastAsia"/>
            <w:sz w:val="22"/>
            <w:rPrChange w:id="732" w:author="김 유진" w:date="2020-06-24T11:36:00Z">
              <w:rPr>
                <w:rFonts w:hint="eastAsia"/>
                <w:sz w:val="24"/>
                <w:szCs w:val="24"/>
              </w:rPr>
            </w:rPrChange>
          </w:rPr>
          <w:t>현실</w:t>
        </w:r>
        <w:r w:rsidR="002B7537" w:rsidRPr="002B7537">
          <w:rPr>
            <w:sz w:val="22"/>
            <w:rPrChange w:id="733" w:author="김 유진" w:date="2020-06-24T11:36:00Z">
              <w:rPr>
                <w:sz w:val="24"/>
                <w:szCs w:val="24"/>
              </w:rPr>
            </w:rPrChange>
          </w:rPr>
          <w:t xml:space="preserve"> </w:t>
        </w:r>
        <w:r w:rsidR="002B7537" w:rsidRPr="002B7537">
          <w:rPr>
            <w:rFonts w:hint="eastAsia"/>
            <w:sz w:val="22"/>
            <w:rPrChange w:id="734" w:author="김 유진" w:date="2020-06-24T11:36:00Z">
              <w:rPr>
                <w:rFonts w:hint="eastAsia"/>
                <w:sz w:val="24"/>
                <w:szCs w:val="24"/>
              </w:rPr>
            </w:rPrChange>
          </w:rPr>
          <w:t>세계에서</w:t>
        </w:r>
        <w:r w:rsidR="002B7537" w:rsidRPr="002B7537">
          <w:rPr>
            <w:sz w:val="22"/>
            <w:rPrChange w:id="735" w:author="김 유진" w:date="2020-06-24T11:36:00Z">
              <w:rPr>
                <w:sz w:val="24"/>
                <w:szCs w:val="24"/>
              </w:rPr>
            </w:rPrChange>
          </w:rPr>
          <w:t xml:space="preserve"> </w:t>
        </w:r>
        <w:r w:rsidR="002B7537" w:rsidRPr="002B7537">
          <w:rPr>
            <w:rFonts w:hint="eastAsia"/>
            <w:sz w:val="22"/>
            <w:rPrChange w:id="736" w:author="김 유진" w:date="2020-06-24T11:36:00Z">
              <w:rPr>
                <w:rFonts w:hint="eastAsia"/>
                <w:sz w:val="24"/>
                <w:szCs w:val="24"/>
              </w:rPr>
            </w:rPrChange>
          </w:rPr>
          <w:t>발생</w:t>
        </w:r>
      </w:ins>
      <w:ins w:id="737" w:author="김 유진" w:date="2020-06-24T11:36:00Z">
        <w:r w:rsidR="002B7537" w:rsidRPr="002B7537">
          <w:rPr>
            <w:rFonts w:hint="eastAsia"/>
            <w:sz w:val="22"/>
            <w:rPrChange w:id="738" w:author="김 유진" w:date="2020-06-24T11:36:00Z">
              <w:rPr>
                <w:rFonts w:hint="eastAsia"/>
                <w:sz w:val="24"/>
                <w:szCs w:val="24"/>
              </w:rPr>
            </w:rPrChange>
          </w:rPr>
          <w:t>하는</w:t>
        </w:r>
        <w:r w:rsidR="002B7537">
          <w:rPr>
            <w:rFonts w:hint="eastAsia"/>
            <w:sz w:val="24"/>
            <w:szCs w:val="24"/>
          </w:rPr>
          <w:t xml:space="preserve"> </w:t>
        </w:r>
        <w:r w:rsidR="007A3971">
          <w:rPr>
            <w:rFonts w:hint="eastAsia"/>
            <w:sz w:val="22"/>
          </w:rPr>
          <w:t>자료를 컴퓨터가 이해하고 처리 할 수 있는 물리적 저장</w:t>
        </w:r>
      </w:ins>
      <w:ins w:id="739" w:author="김 유진" w:date="2020-06-24T11:37:00Z">
        <w:r w:rsidR="001B2C9C">
          <w:rPr>
            <w:rFonts w:hint="eastAsia"/>
            <w:sz w:val="22"/>
          </w:rPr>
          <w:t>장치</w:t>
        </w:r>
      </w:ins>
      <w:ins w:id="740" w:author="김 유진" w:date="2020-06-24T11:36:00Z">
        <w:r w:rsidR="007A3971">
          <w:rPr>
            <w:rFonts w:hint="eastAsia"/>
            <w:sz w:val="22"/>
          </w:rPr>
          <w:t xml:space="preserve">에 저장 할 수 있도록 변환을 위해 특정 </w:t>
        </w:r>
        <w:r w:rsidR="007A3971">
          <w:rPr>
            <w:sz w:val="22"/>
          </w:rPr>
          <w:t>DBMS</w:t>
        </w:r>
        <w:r w:rsidR="007A3971">
          <w:rPr>
            <w:rFonts w:hint="eastAsia"/>
            <w:sz w:val="22"/>
          </w:rPr>
          <w:t>가 지원하는 논리적 자료 구조로 변환</w:t>
        </w:r>
      </w:ins>
      <w:ins w:id="741" w:author="김 유진" w:date="2020-06-24T11:37:00Z">
        <w:r w:rsidR="007A3971">
          <w:rPr>
            <w:rFonts w:hint="eastAsia"/>
            <w:sz w:val="22"/>
          </w:rPr>
          <w:t>시키는 과정을 말한다.</w:t>
        </w:r>
      </w:ins>
    </w:p>
    <w:p w14:paraId="43046AB6" w14:textId="2E5D5AE8" w:rsidR="00196E95" w:rsidRPr="00303BAC" w:rsidRDefault="00FF3DD9" w:rsidP="00AA5BA3">
      <w:pPr>
        <w:pStyle w:val="3"/>
        <w:numPr>
          <w:ilvl w:val="1"/>
          <w:numId w:val="2"/>
        </w:numPr>
        <w:ind w:leftChars="0" w:firstLineChars="0"/>
        <w:rPr>
          <w:ins w:id="742" w:author="김 유진" w:date="2020-06-24T11:38:00Z"/>
          <w:sz w:val="22"/>
          <w:rPrChange w:id="743" w:author="김 유진" w:date="2020-06-24T14:50:00Z">
            <w:rPr>
              <w:ins w:id="744" w:author="김 유진" w:date="2020-06-24T11:38:00Z"/>
            </w:rPr>
          </w:rPrChange>
        </w:rPr>
      </w:pPr>
      <w:bookmarkStart w:id="745" w:name="_Toc43908867"/>
      <w:r w:rsidRPr="00303BAC">
        <w:rPr>
          <w:noProof/>
          <w:sz w:val="22"/>
          <w:rPrChange w:id="746" w:author="김 유진" w:date="2020-06-24T14:50:00Z">
            <w:rPr>
              <w:noProof/>
            </w:rPr>
          </w:rPrChange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CD55B13" wp14:editId="1E98308E">
                <wp:simplePos x="0" y="0"/>
                <wp:positionH relativeFrom="column">
                  <wp:posOffset>320040</wp:posOffset>
                </wp:positionH>
                <wp:positionV relativeFrom="paragraph">
                  <wp:posOffset>339090</wp:posOffset>
                </wp:positionV>
                <wp:extent cx="5082540" cy="6304915"/>
                <wp:effectExtent l="0" t="0" r="3810" b="635"/>
                <wp:wrapTopAndBottom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2540" cy="6304915"/>
                          <a:chOff x="0" y="0"/>
                          <a:chExt cx="5082540" cy="6304915"/>
                        </a:xfrm>
                      </wpg:grpSpPr>
                      <wpg:grpSp>
                        <wpg:cNvPr id="17" name="그룹 17"/>
                        <wpg:cNvGrpSpPr/>
                        <wpg:grpSpPr>
                          <a:xfrm>
                            <a:off x="0" y="0"/>
                            <a:ext cx="5082540" cy="5909310"/>
                            <a:chOff x="0" y="0"/>
                            <a:chExt cx="5082540" cy="5909310"/>
                          </a:xfrm>
                        </wpg:grpSpPr>
                        <pic:pic xmlns:pic="http://schemas.openxmlformats.org/drawingml/2006/picture">
                          <pic:nvPicPr>
                            <pic:cNvPr id="15" name="그림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82540" cy="36550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그림 16" descr="텍스트, 지도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" y="2232660"/>
                              <a:ext cx="5074920" cy="36766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8" name="Text Box 18"/>
                        <wps:cNvSpPr txBox="1"/>
                        <wps:spPr>
                          <a:xfrm>
                            <a:off x="0" y="5966460"/>
                            <a:ext cx="508254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E751E6" w14:textId="330B9CC5" w:rsidR="000E263E" w:rsidRDefault="000E263E">
                              <w:pPr>
                                <w:pStyle w:val="ab"/>
                                <w:jc w:val="center"/>
                                <w:rPr>
                                  <w:noProof/>
                                </w:rPr>
                                <w:pPrChange w:id="747" w:author="김 유진" w:date="2020-06-24T11:58:00Z">
                                  <w:pPr>
                                    <w:pStyle w:val="3"/>
                                    <w:numPr>
                                      <w:ilvl w:val="1"/>
                                      <w:numId w:val="2"/>
                                    </w:numPr>
                                    <w:ind w:left="1000" w:hanging="400"/>
                                  </w:pPr>
                                </w:pPrChange>
                              </w:pPr>
                              <w:ins w:id="748" w:author="김 유진" w:date="2020-06-24T11:58:00Z">
                                <w:r>
                                  <w:t xml:space="preserve">사진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사진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749" w:author="김 유진" w:date="2020-06-24T19:35:00Z">
                                <w:r w:rsidR="00073C6D">
                                  <w:rPr>
                                    <w:noProof/>
                                  </w:rPr>
                                  <w:t>2</w:t>
                                </w:r>
                              </w:ins>
                              <w:ins w:id="750" w:author="김 유진" w:date="2020-06-24T11:58:00Z">
                                <w:r>
                                  <w:fldChar w:fldCharType="end"/>
                                </w:r>
                                <w:r>
                                  <w:t xml:space="preserve"> – </w:t>
                                </w:r>
                                <w:r>
                                  <w:rPr>
                                    <w:rFonts w:hint="eastAsia"/>
                                  </w:rPr>
                                  <w:t>M</w:t>
                                </w:r>
                                <w:r>
                                  <w:t xml:space="preserve">Y SQL </w:t>
                                </w:r>
                                <w:r>
                                  <w:rPr>
                                    <w:rFonts w:hint="eastAsia"/>
                                  </w:rPr>
                                  <w:t>테이블 간의 관계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D55B13" id="그룹 19" o:spid="_x0000_s1038" style="position:absolute;left:0;text-align:left;margin-left:25.2pt;margin-top:26.7pt;width:400.2pt;height:496.45pt;z-index:251661312" coordsize="50825,6304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6rmA7Jyg7KeEAAAFkAMAAgAAABQAABCikAQAAgAAABQAABC2kpEAAgAAAAMwNQAAkpIAAgAAAAMw&#10;NQAA6hwABwAACAwAAAiW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PD94&#10;cGFja2V0IGVuZD0ndyc/Pv/bAEMABwUFBgUEBwYFBggHBwgKEQsKCQkKFQ8QDBEYFRoZGBUYFxse&#10;JyEbHSUdFxgiLiIlKCkrLCsaIC8zLyoyJyorKv/bAEMBBwgICgkKFAsLFCocGBwqKioqKioqKioq&#10;KioqKioqKioqKioqKioqKioqKioqKioqKioqKioqKioqKioqKioqKv/AABEIA3cE0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quYDs&#10;nKDsp4QAAAWQAwACAAAAFAAAEKKQBAACAAAAFAAAELaSkQACAAAAAzgyAACSkgACAAAAAzgyAADq&#10;HAAHAAAIDAAACJYAAAAAHOo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8P3hwYWNr&#10;ZXQgZW5kPSd3Jz8+/9sAQwAHBQUGBQQHBgUGCAcHCAoRCwoJCQoVDxAMERgVGhkYFRgXGx4nIRsd&#10;JR0XGCIuIiUoKSssKxogLzMvKjInKisq/9sAQwEHCAgKCQoUCwsUKhwYHCoqKioqKioqKioqKioq&#10;KioqKioqKioqKioqKioqKioqKioqKioqKioqKioqKioqKioq/8AAEQgDcQT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">
                <v:group id="그룹 17" o:spid="_x0000_s1039" style="position:absolute;width:50825;height:59093" coordsize="50825,59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그림 15" o:spid="_x0000_s1040" type="#_x0000_t75" style="position:absolute;width:50825;height:36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">
                    <v:imagedata r:id="rId24" o:title=""/>
                  </v:shape>
                  <v:shape id="그림 16" o:spid="_x0000_s1041" type="#_x0000_t75" alt="텍스트, 지도이(가) 표시된 사진&#10;&#10;자동 생성된 설명" style="position:absolute;left:76;top:22326;width:50749;height:36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">
                    <v:imagedata r:id="rId25" o:title="텍스트, 지도이(가) 표시된 사진&#10;&#10;자동 생성된 설명"/>
                  </v:shape>
                </v:group>
                <v:shape id="Text Box 18" o:spid="_x0000_s1042" type="#_x0000_t202" style="position:absolute;top:59664;width:50825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04E751E6" w14:textId="330B9CC5" w:rsidR="000E263E" w:rsidRDefault="000E263E">
                        <w:pPr>
                          <w:pStyle w:val="ab"/>
                          <w:jc w:val="center"/>
                          <w:rPr>
                            <w:noProof/>
                          </w:rPr>
                          <w:pPrChange w:id="751" w:author="김 유진" w:date="2020-06-24T11:58:00Z">
                            <w:pPr>
                              <w:pStyle w:val="3"/>
                              <w:numPr>
                                <w:ilvl w:val="1"/>
                                <w:numId w:val="2"/>
                              </w:numPr>
                              <w:ind w:left="1000" w:hanging="400"/>
                            </w:pPr>
                          </w:pPrChange>
                        </w:pPr>
                        <w:ins w:id="752" w:author="김 유진" w:date="2020-06-24T11:58:00Z">
                          <w:r>
                            <w:t xml:space="preserve">사진 </w:t>
                          </w:r>
                          <w:r>
                            <w:fldChar w:fldCharType="begin"/>
                          </w:r>
                          <w:r>
                            <w:instrText xml:space="preserve"> SEQ 사진 \* ARABIC </w:instrText>
                          </w:r>
                        </w:ins>
                        <w:r>
                          <w:fldChar w:fldCharType="separate"/>
                        </w:r>
                        <w:ins w:id="753" w:author="김 유진" w:date="2020-06-24T19:35:00Z">
                          <w:r w:rsidR="00073C6D">
                            <w:rPr>
                              <w:noProof/>
                            </w:rPr>
                            <w:t>2</w:t>
                          </w:r>
                        </w:ins>
                        <w:ins w:id="754" w:author="김 유진" w:date="2020-06-24T11:58:00Z">
                          <w:r>
                            <w:fldChar w:fldCharType="end"/>
                          </w:r>
                          <w:r>
                            <w:t xml:space="preserve"> – </w:t>
                          </w:r>
                          <w:r>
                            <w:rPr>
                              <w:rFonts w:hint="eastAsia"/>
                            </w:rPr>
                            <w:t>M</w:t>
                          </w:r>
                          <w:r>
                            <w:t xml:space="preserve">Y SQL </w:t>
                          </w:r>
                          <w:r>
                            <w:rPr>
                              <w:rFonts w:hint="eastAsia"/>
                            </w:rPr>
                            <w:t>테이블 간의 관계</w:t>
                          </w:r>
                        </w:ins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ins w:id="755" w:author="김 유진" w:date="2020-06-24T11:38:00Z">
        <w:r w:rsidR="00AA5BA3" w:rsidRPr="00303BAC">
          <w:rPr>
            <w:rFonts w:hint="eastAsia"/>
            <w:sz w:val="22"/>
            <w:rPrChange w:id="756" w:author="김 유진" w:date="2020-06-24T14:50:00Z">
              <w:rPr>
                <w:rFonts w:hint="eastAsia"/>
              </w:rPr>
            </w:rPrChange>
          </w:rPr>
          <w:t>프로젝트</w:t>
        </w:r>
        <w:r w:rsidR="00AA5BA3" w:rsidRPr="00303BAC">
          <w:rPr>
            <w:sz w:val="22"/>
            <w:rPrChange w:id="757" w:author="김 유진" w:date="2020-06-24T14:50:00Z">
              <w:rPr/>
            </w:rPrChange>
          </w:rPr>
          <w:t xml:space="preserve"> </w:t>
        </w:r>
        <w:r w:rsidR="00AA5BA3" w:rsidRPr="00303BAC">
          <w:rPr>
            <w:rFonts w:hint="eastAsia"/>
            <w:sz w:val="22"/>
            <w:rPrChange w:id="758" w:author="김 유진" w:date="2020-06-24T14:50:00Z">
              <w:rPr>
                <w:rFonts w:hint="eastAsia"/>
              </w:rPr>
            </w:rPrChange>
          </w:rPr>
          <w:t>데이터베이스</w:t>
        </w:r>
        <w:r w:rsidR="00AA5BA3" w:rsidRPr="00303BAC">
          <w:rPr>
            <w:sz w:val="22"/>
            <w:rPrChange w:id="759" w:author="김 유진" w:date="2020-06-24T14:50:00Z">
              <w:rPr/>
            </w:rPrChange>
          </w:rPr>
          <w:t xml:space="preserve"> </w:t>
        </w:r>
        <w:r w:rsidR="00AA5BA3" w:rsidRPr="00303BAC">
          <w:rPr>
            <w:rFonts w:hint="eastAsia"/>
            <w:sz w:val="22"/>
            <w:rPrChange w:id="760" w:author="김 유진" w:date="2020-06-24T14:50:00Z">
              <w:rPr>
                <w:rFonts w:hint="eastAsia"/>
              </w:rPr>
            </w:rPrChange>
          </w:rPr>
          <w:t>설계</w:t>
        </w:r>
      </w:ins>
      <w:ins w:id="761" w:author="김 유진" w:date="2020-06-24T14:49:00Z">
        <w:r w:rsidR="001016A8" w:rsidRPr="00303BAC">
          <w:rPr>
            <w:sz w:val="22"/>
            <w:rPrChange w:id="762" w:author="김 유진" w:date="2020-06-24T14:50:00Z">
              <w:rPr/>
            </w:rPrChange>
          </w:rPr>
          <w:t xml:space="preserve">(김유진, </w:t>
        </w:r>
        <w:r w:rsidR="001016A8" w:rsidRPr="00303BAC">
          <w:rPr>
            <w:rFonts w:hint="eastAsia"/>
            <w:sz w:val="22"/>
            <w:rPrChange w:id="763" w:author="김 유진" w:date="2020-06-24T14:50:00Z">
              <w:rPr>
                <w:rFonts w:hint="eastAsia"/>
              </w:rPr>
            </w:rPrChange>
          </w:rPr>
          <w:t>이채림</w:t>
        </w:r>
        <w:r w:rsidR="001016A8" w:rsidRPr="00303BAC">
          <w:rPr>
            <w:sz w:val="22"/>
            <w:rPrChange w:id="764" w:author="김 유진" w:date="2020-06-24T14:50:00Z">
              <w:rPr/>
            </w:rPrChange>
          </w:rPr>
          <w:t>)</w:t>
        </w:r>
      </w:ins>
      <w:bookmarkEnd w:id="745"/>
    </w:p>
    <w:p w14:paraId="64F6130F" w14:textId="77777777" w:rsidR="00694820" w:rsidRDefault="00694820" w:rsidP="00694820">
      <w:pPr>
        <w:rPr>
          <w:ins w:id="765" w:author="김 유진" w:date="2020-06-24T12:02:00Z"/>
        </w:rPr>
      </w:pPr>
    </w:p>
    <w:p w14:paraId="3B2DA461" w14:textId="20E07FE7" w:rsidR="00C5016F" w:rsidRDefault="00694820" w:rsidP="00694820">
      <w:pPr>
        <w:pStyle w:val="aa"/>
        <w:ind w:leftChars="0"/>
        <w:rPr>
          <w:ins w:id="766" w:author="김 유진" w:date="2020-06-24T12:02:00Z"/>
        </w:rPr>
      </w:pPr>
      <w:ins w:id="767" w:author="김 유진" w:date="2020-06-24T12:02:00Z">
        <w:r>
          <w:rPr>
            <w:rFonts w:hint="eastAsia"/>
            <w:noProof/>
          </w:rPr>
          <w:lastRenderedPageBreak/>
          <w:drawing>
            <wp:anchor distT="0" distB="0" distL="114300" distR="114300" simplePos="0" relativeHeight="251662336" behindDoc="0" locked="1" layoutInCell="1" allowOverlap="1" wp14:anchorId="730F037D" wp14:editId="4F8B84F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210400" cy="3164400"/>
              <wp:effectExtent l="0" t="0" r="0" b="0"/>
              <wp:wrapTopAndBottom/>
              <wp:docPr id="20" name="그림 20" descr="스크린샷이(가) 표시된 사진&#10;&#10;자동 생성된 설명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mysql4.JPG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0400" cy="3164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55F23A9E" w14:textId="6D4ED0E2" w:rsidR="00BE7F53" w:rsidRDefault="00410EEA" w:rsidP="00694820">
      <w:pPr>
        <w:pStyle w:val="aa"/>
        <w:numPr>
          <w:ilvl w:val="0"/>
          <w:numId w:val="22"/>
        </w:numPr>
        <w:ind w:leftChars="0"/>
        <w:rPr>
          <w:ins w:id="768" w:author="김 유진" w:date="2020-06-24T12:05:00Z"/>
        </w:rPr>
      </w:pPr>
      <w:ins w:id="769" w:author="김 유진" w:date="2020-06-24T12:04:00Z">
        <w:r>
          <w:rPr>
            <w:rFonts w:hint="eastAsia"/>
          </w:rPr>
          <w:t xml:space="preserve">다수의 테이블은 각각 </w:t>
        </w:r>
        <w:r>
          <w:t>1:n</w:t>
        </w:r>
        <w:r>
          <w:rPr>
            <w:rFonts w:hint="eastAsia"/>
          </w:rPr>
          <w:t>의 형식으로 되어 있으며,</w:t>
        </w:r>
        <w:r>
          <w:t xml:space="preserve"> </w:t>
        </w:r>
        <w:r>
          <w:rPr>
            <w:rFonts w:hint="eastAsia"/>
          </w:rPr>
          <w:t xml:space="preserve">프로젝트 진행 중 아직 설계를 </w:t>
        </w:r>
      </w:ins>
      <w:ins w:id="770" w:author="김 유진" w:date="2020-06-24T12:05:00Z">
        <w:r>
          <w:rPr>
            <w:rFonts w:hint="eastAsia"/>
          </w:rPr>
          <w:t xml:space="preserve">다 하지 못해 </w:t>
        </w:r>
        <w:r w:rsidRPr="003E59F4">
          <w:rPr>
            <w:rFonts w:hint="eastAsia"/>
            <w:b/>
            <w:bCs/>
            <w:rPrChange w:id="771" w:author="김 유진" w:date="2020-06-24T12:09:00Z">
              <w:rPr>
                <w:rFonts w:hint="eastAsia"/>
              </w:rPr>
            </w:rPrChange>
          </w:rPr>
          <w:t>위에</w:t>
        </w:r>
        <w:r w:rsidRPr="003E59F4">
          <w:rPr>
            <w:b/>
            <w:bCs/>
            <w:rPrChange w:id="772" w:author="김 유진" w:date="2020-06-24T12:09:00Z">
              <w:rPr/>
            </w:rPrChange>
          </w:rPr>
          <w:t xml:space="preserve"> </w:t>
        </w:r>
      </w:ins>
      <w:ins w:id="773" w:author="김 유진" w:date="2020-06-24T12:09:00Z">
        <w:r w:rsidR="003E59F4" w:rsidRPr="003E59F4">
          <w:rPr>
            <w:rFonts w:hint="eastAsia"/>
            <w:b/>
            <w:bCs/>
            <w:rPrChange w:id="774" w:author="김 유진" w:date="2020-06-24T12:09:00Z">
              <w:rPr>
                <w:rFonts w:hint="eastAsia"/>
              </w:rPr>
            </w:rPrChange>
          </w:rPr>
          <w:t>구현</w:t>
        </w:r>
      </w:ins>
      <w:ins w:id="775" w:author="김 유진" w:date="2020-06-24T12:05:00Z">
        <w:r w:rsidRPr="003E59F4">
          <w:rPr>
            <w:rFonts w:hint="eastAsia"/>
            <w:b/>
            <w:bCs/>
            <w:rPrChange w:id="776" w:author="김 유진" w:date="2020-06-24T12:09:00Z">
              <w:rPr>
                <w:rFonts w:hint="eastAsia"/>
              </w:rPr>
            </w:rPrChange>
          </w:rPr>
          <w:t>한</w:t>
        </w:r>
        <w:r w:rsidRPr="003E59F4">
          <w:rPr>
            <w:b/>
            <w:bCs/>
            <w:rPrChange w:id="777" w:author="김 유진" w:date="2020-06-24T12:09:00Z">
              <w:rPr/>
            </w:rPrChange>
          </w:rPr>
          <w:t xml:space="preserve"> </w:t>
        </w:r>
        <w:r w:rsidRPr="003E59F4">
          <w:rPr>
            <w:rFonts w:hint="eastAsia"/>
            <w:b/>
            <w:bCs/>
            <w:rPrChange w:id="778" w:author="김 유진" w:date="2020-06-24T12:09:00Z">
              <w:rPr>
                <w:rFonts w:hint="eastAsia"/>
              </w:rPr>
            </w:rPrChange>
          </w:rPr>
          <w:t>테이블</w:t>
        </w:r>
        <w:r>
          <w:rPr>
            <w:rFonts w:hint="eastAsia"/>
          </w:rPr>
          <w:t>로만 보고서에 작성 할 것이다.</w:t>
        </w:r>
      </w:ins>
    </w:p>
    <w:p w14:paraId="1278F97E" w14:textId="72B6A1C5" w:rsidR="00410EEA" w:rsidRDefault="00D20FC1" w:rsidP="00694820">
      <w:pPr>
        <w:pStyle w:val="aa"/>
        <w:numPr>
          <w:ilvl w:val="0"/>
          <w:numId w:val="22"/>
        </w:numPr>
        <w:ind w:leftChars="0"/>
        <w:rPr>
          <w:ins w:id="779" w:author="김 유진" w:date="2020-06-24T12:10:00Z"/>
        </w:rPr>
      </w:pPr>
      <w:ins w:id="780" w:author="김 유진" w:date="2020-06-24T12:10:00Z">
        <w:r>
          <w:rPr>
            <w:rFonts w:hint="eastAsia"/>
          </w:rPr>
          <w:t>정리 표</w:t>
        </w:r>
      </w:ins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  <w:tblPrChange w:id="781" w:author="김 유진" w:date="2020-06-24T13:42:00Z">
          <w:tblPr>
            <w:tblStyle w:val="a7"/>
            <w:tblW w:w="0" w:type="auto"/>
            <w:tblInd w:w="800" w:type="dxa"/>
            <w:tblLook w:val="04A0" w:firstRow="1" w:lastRow="0" w:firstColumn="1" w:lastColumn="0" w:noHBand="0" w:noVBand="1"/>
          </w:tblPr>
        </w:tblPrChange>
      </w:tblPr>
      <w:tblGrid>
        <w:gridCol w:w="1541"/>
        <w:gridCol w:w="14"/>
        <w:gridCol w:w="1752"/>
        <w:gridCol w:w="194"/>
        <w:gridCol w:w="1320"/>
        <w:gridCol w:w="265"/>
        <w:gridCol w:w="1426"/>
        <w:gridCol w:w="1704"/>
        <w:tblGridChange w:id="782">
          <w:tblGrid>
            <w:gridCol w:w="1541"/>
            <w:gridCol w:w="21"/>
            <w:gridCol w:w="55"/>
            <w:gridCol w:w="13"/>
            <w:gridCol w:w="13"/>
            <w:gridCol w:w="13"/>
            <w:gridCol w:w="1630"/>
            <w:gridCol w:w="21"/>
            <w:gridCol w:w="15"/>
            <w:gridCol w:w="5"/>
            <w:gridCol w:w="36"/>
            <w:gridCol w:w="1361"/>
            <w:gridCol w:w="97"/>
            <w:gridCol w:w="108"/>
            <w:gridCol w:w="23"/>
            <w:gridCol w:w="24"/>
            <w:gridCol w:w="23"/>
            <w:gridCol w:w="1426"/>
            <w:gridCol w:w="87"/>
            <w:gridCol w:w="60"/>
            <w:gridCol w:w="21"/>
            <w:gridCol w:w="19"/>
            <w:gridCol w:w="21"/>
            <w:gridCol w:w="1583"/>
          </w:tblGrid>
        </w:tblGridChange>
      </w:tblGrid>
      <w:tr w:rsidR="00AC4C35" w14:paraId="3EE28366" w14:textId="77777777" w:rsidTr="005504A5">
        <w:trPr>
          <w:ins w:id="783" w:author="김 유진" w:date="2020-06-24T12:10:00Z"/>
        </w:trPr>
        <w:tc>
          <w:tcPr>
            <w:tcW w:w="1576" w:type="dxa"/>
            <w:gridSpan w:val="2"/>
            <w:vMerge w:val="restart"/>
            <w:shd w:val="clear" w:color="auto" w:fill="ED7D31" w:themeFill="accent2"/>
            <w:vAlign w:val="center"/>
            <w:tcPrChange w:id="784" w:author="김 유진" w:date="2020-06-24T13:42:00Z">
              <w:tcPr>
                <w:tcW w:w="1656" w:type="dxa"/>
                <w:gridSpan w:val="6"/>
                <w:vMerge w:val="restart"/>
              </w:tcPr>
            </w:tcPrChange>
          </w:tcPr>
          <w:p w14:paraId="144B8166" w14:textId="38F92008" w:rsidR="00AC4C35" w:rsidRPr="00AC4C35" w:rsidRDefault="00AC4C35">
            <w:pPr>
              <w:pStyle w:val="aa"/>
              <w:ind w:leftChars="0" w:left="0"/>
              <w:jc w:val="center"/>
              <w:rPr>
                <w:ins w:id="785" w:author="김 유진" w:date="2020-06-24T12:12:00Z"/>
                <w:b/>
                <w:bCs/>
                <w:rPrChange w:id="786" w:author="김 유진" w:date="2020-06-24T12:13:00Z">
                  <w:rPr>
                    <w:ins w:id="787" w:author="김 유진" w:date="2020-06-24T12:12:00Z"/>
                  </w:rPr>
                </w:rPrChange>
              </w:rPr>
              <w:pPrChange w:id="788" w:author="김 유진" w:date="2020-06-24T12:13:00Z">
                <w:pPr>
                  <w:pStyle w:val="aa"/>
                  <w:ind w:leftChars="0" w:left="0"/>
                </w:pPr>
              </w:pPrChange>
            </w:pPr>
            <w:ins w:id="789" w:author="김 유진" w:date="2020-06-24T12:12:00Z">
              <w:r w:rsidRPr="00AC4C35">
                <w:rPr>
                  <w:rFonts w:hint="eastAsia"/>
                  <w:b/>
                  <w:bCs/>
                  <w:rPrChange w:id="790" w:author="김 유진" w:date="2020-06-24T12:13:00Z">
                    <w:rPr>
                      <w:rFonts w:hint="eastAsia"/>
                    </w:rPr>
                  </w:rPrChange>
                </w:rPr>
                <w:t>테이블</w:t>
              </w:r>
            </w:ins>
          </w:p>
        </w:tc>
        <w:tc>
          <w:tcPr>
            <w:tcW w:w="6640" w:type="dxa"/>
            <w:gridSpan w:val="6"/>
            <w:shd w:val="clear" w:color="auto" w:fill="FFFFFF" w:themeFill="background1"/>
            <w:tcPrChange w:id="791" w:author="김 유진" w:date="2020-06-24T13:42:00Z">
              <w:tcPr>
                <w:tcW w:w="6560" w:type="dxa"/>
                <w:gridSpan w:val="18"/>
              </w:tcPr>
            </w:tcPrChange>
          </w:tcPr>
          <w:p w14:paraId="5AEA17E0" w14:textId="4E9E904F" w:rsidR="00AC4C35" w:rsidRPr="00AC4C35" w:rsidRDefault="00591C3F">
            <w:pPr>
              <w:pStyle w:val="aa"/>
              <w:ind w:leftChars="0" w:left="0"/>
              <w:jc w:val="center"/>
              <w:rPr>
                <w:ins w:id="792" w:author="김 유진" w:date="2020-06-24T12:10:00Z"/>
                <w:b/>
                <w:bCs/>
                <w:rPrChange w:id="793" w:author="김 유진" w:date="2020-06-24T12:13:00Z">
                  <w:rPr>
                    <w:ins w:id="794" w:author="김 유진" w:date="2020-06-24T12:10:00Z"/>
                  </w:rPr>
                </w:rPrChange>
              </w:rPr>
              <w:pPrChange w:id="795" w:author="김 유진" w:date="2020-06-24T12:13:00Z">
                <w:pPr>
                  <w:pStyle w:val="aa"/>
                  <w:ind w:leftChars="0" w:left="0"/>
                </w:pPr>
              </w:pPrChange>
            </w:pPr>
            <w:ins w:id="796" w:author="김 유진" w:date="2020-06-24T12:12:00Z">
              <w:r w:rsidRPr="00AC4C35">
                <w:rPr>
                  <w:b/>
                  <w:bCs/>
                </w:rPr>
                <w:t>G</w:t>
              </w:r>
              <w:r w:rsidR="00AC4C35" w:rsidRPr="00AC4C35">
                <w:rPr>
                  <w:b/>
                  <w:bCs/>
                  <w:rPrChange w:id="797" w:author="김 유진" w:date="2020-06-24T12:13:00Z">
                    <w:rPr/>
                  </w:rPrChange>
                </w:rPr>
                <w:t>member</w:t>
              </w:r>
            </w:ins>
            <w:ins w:id="798" w:author="김 유진" w:date="2020-06-24T12:19:00Z">
              <w:r>
                <w:rPr>
                  <w:b/>
                  <w:bCs/>
                </w:rPr>
                <w:t>(1</w:t>
              </w:r>
            </w:ins>
            <w:ins w:id="799" w:author="김 유진" w:date="2020-06-24T12:20:00Z">
              <w:r>
                <w:rPr>
                  <w:b/>
                  <w:bCs/>
                </w:rPr>
                <w:t>:</w:t>
              </w:r>
              <w:r>
                <w:rPr>
                  <w:rFonts w:hint="eastAsia"/>
                  <w:b/>
                  <w:bCs/>
                </w:rPr>
                <w:t>N</w:t>
              </w:r>
              <w:r>
                <w:rPr>
                  <w:b/>
                  <w:bCs/>
                </w:rPr>
                <w:t xml:space="preserve"> </w:t>
              </w:r>
              <w:r>
                <w:rPr>
                  <w:rFonts w:hint="eastAsia"/>
                  <w:b/>
                  <w:bCs/>
                </w:rPr>
                <w:t>관계</w:t>
              </w:r>
            </w:ins>
            <w:ins w:id="800" w:author="김 유진" w:date="2020-06-24T12:19:00Z">
              <w:r>
                <w:rPr>
                  <w:b/>
                  <w:bCs/>
                </w:rPr>
                <w:t>)</w:t>
              </w:r>
            </w:ins>
          </w:p>
        </w:tc>
      </w:tr>
      <w:tr w:rsidR="00AC4C35" w14:paraId="52DE1899" w14:textId="77777777" w:rsidTr="005504A5">
        <w:trPr>
          <w:ins w:id="801" w:author="김 유진" w:date="2020-06-24T12:11:00Z"/>
        </w:trPr>
        <w:tc>
          <w:tcPr>
            <w:tcW w:w="1576" w:type="dxa"/>
            <w:gridSpan w:val="2"/>
            <w:vMerge/>
            <w:shd w:val="clear" w:color="auto" w:fill="ED7D31" w:themeFill="accent2"/>
            <w:tcPrChange w:id="802" w:author="김 유진" w:date="2020-06-24T13:43:00Z">
              <w:tcPr>
                <w:tcW w:w="1656" w:type="dxa"/>
                <w:gridSpan w:val="6"/>
                <w:vMerge/>
              </w:tcPr>
            </w:tcPrChange>
          </w:tcPr>
          <w:p w14:paraId="4B831A18" w14:textId="77777777" w:rsidR="00AC4C35" w:rsidRDefault="00AC4C35">
            <w:pPr>
              <w:pStyle w:val="aa"/>
              <w:ind w:leftChars="0" w:left="0"/>
              <w:jc w:val="center"/>
              <w:rPr>
                <w:ins w:id="803" w:author="김 유진" w:date="2020-06-24T12:12:00Z"/>
              </w:rPr>
              <w:pPrChange w:id="804" w:author="김 유진" w:date="2020-06-24T12:12:00Z">
                <w:pPr>
                  <w:pStyle w:val="aa"/>
                  <w:ind w:leftChars="0" w:left="0"/>
                </w:pPr>
              </w:pPrChange>
            </w:pPr>
          </w:p>
        </w:tc>
        <w:tc>
          <w:tcPr>
            <w:tcW w:w="1887" w:type="dxa"/>
            <w:gridSpan w:val="2"/>
            <w:shd w:val="clear" w:color="auto" w:fill="FFFFFF" w:themeFill="background1"/>
            <w:vAlign w:val="center"/>
            <w:tcPrChange w:id="805" w:author="김 유진" w:date="2020-06-24T13:43:00Z">
              <w:tcPr>
                <w:tcW w:w="1666" w:type="dxa"/>
                <w:gridSpan w:val="3"/>
              </w:tcPr>
            </w:tcPrChange>
          </w:tcPr>
          <w:p w14:paraId="66A81542" w14:textId="3B57A872" w:rsidR="00AC4C35" w:rsidRPr="00AC4C35" w:rsidRDefault="00AC4C35">
            <w:pPr>
              <w:pStyle w:val="aa"/>
              <w:ind w:leftChars="0" w:left="0"/>
              <w:jc w:val="center"/>
              <w:rPr>
                <w:ins w:id="806" w:author="김 유진" w:date="2020-06-24T12:11:00Z"/>
                <w:b/>
                <w:bCs/>
                <w:rPrChange w:id="807" w:author="김 유진" w:date="2020-06-24T12:13:00Z">
                  <w:rPr>
                    <w:ins w:id="808" w:author="김 유진" w:date="2020-06-24T12:11:00Z"/>
                  </w:rPr>
                </w:rPrChange>
              </w:rPr>
              <w:pPrChange w:id="809" w:author="김 유진" w:date="2020-06-24T12:13:00Z">
                <w:pPr>
                  <w:pStyle w:val="aa"/>
                  <w:ind w:leftChars="0" w:left="0"/>
                </w:pPr>
              </w:pPrChange>
            </w:pPr>
            <w:ins w:id="810" w:author="김 유진" w:date="2020-06-24T12:12:00Z">
              <w:r w:rsidRPr="00AC4C35">
                <w:rPr>
                  <w:b/>
                  <w:bCs/>
                  <w:rPrChange w:id="811" w:author="김 유진" w:date="2020-06-24T12:13:00Z">
                    <w:rPr/>
                  </w:rPrChange>
                </w:rPr>
                <w:t>Logical Name</w:t>
              </w:r>
            </w:ins>
          </w:p>
        </w:tc>
        <w:tc>
          <w:tcPr>
            <w:tcW w:w="1599" w:type="dxa"/>
            <w:gridSpan w:val="2"/>
            <w:shd w:val="clear" w:color="auto" w:fill="FFFFFF" w:themeFill="background1"/>
            <w:vAlign w:val="center"/>
            <w:tcPrChange w:id="812" w:author="김 유진" w:date="2020-06-24T13:43:00Z">
              <w:tcPr>
                <w:tcW w:w="1654" w:type="dxa"/>
                <w:gridSpan w:val="7"/>
              </w:tcPr>
            </w:tcPrChange>
          </w:tcPr>
          <w:p w14:paraId="59447465" w14:textId="2CE5E5B9" w:rsidR="00AC4C35" w:rsidRPr="00AC4C35" w:rsidRDefault="00AC4C35">
            <w:pPr>
              <w:pStyle w:val="aa"/>
              <w:ind w:leftChars="0" w:left="0"/>
              <w:jc w:val="center"/>
              <w:rPr>
                <w:ins w:id="813" w:author="김 유진" w:date="2020-06-24T12:11:00Z"/>
                <w:b/>
                <w:bCs/>
                <w:rPrChange w:id="814" w:author="김 유진" w:date="2020-06-24T12:13:00Z">
                  <w:rPr>
                    <w:ins w:id="815" w:author="김 유진" w:date="2020-06-24T12:11:00Z"/>
                  </w:rPr>
                </w:rPrChange>
              </w:rPr>
              <w:pPrChange w:id="816" w:author="김 유진" w:date="2020-06-24T12:13:00Z">
                <w:pPr>
                  <w:pStyle w:val="aa"/>
                  <w:ind w:leftChars="0" w:left="0"/>
                </w:pPr>
              </w:pPrChange>
            </w:pPr>
            <w:ins w:id="817" w:author="김 유진" w:date="2020-06-24T12:12:00Z">
              <w:r w:rsidRPr="00AC4C35">
                <w:rPr>
                  <w:b/>
                  <w:bCs/>
                  <w:rPrChange w:id="818" w:author="김 유진" w:date="2020-06-24T12:13:00Z">
                    <w:rPr/>
                  </w:rPrChange>
                </w:rPr>
                <w:t>Name</w:t>
              </w:r>
            </w:ins>
          </w:p>
        </w:tc>
        <w:tc>
          <w:tcPr>
            <w:tcW w:w="1426" w:type="dxa"/>
            <w:shd w:val="clear" w:color="auto" w:fill="FFFFFF" w:themeFill="background1"/>
            <w:vAlign w:val="center"/>
            <w:tcPrChange w:id="819" w:author="김 유진" w:date="2020-06-24T13:43:00Z">
              <w:tcPr>
                <w:tcW w:w="1636" w:type="dxa"/>
                <w:gridSpan w:val="6"/>
              </w:tcPr>
            </w:tcPrChange>
          </w:tcPr>
          <w:p w14:paraId="3232245A" w14:textId="0AAAA88D" w:rsidR="00AC4C35" w:rsidRPr="00AC4C35" w:rsidRDefault="00AC4C35">
            <w:pPr>
              <w:pStyle w:val="aa"/>
              <w:ind w:leftChars="0" w:left="0"/>
              <w:jc w:val="center"/>
              <w:rPr>
                <w:ins w:id="820" w:author="김 유진" w:date="2020-06-24T12:11:00Z"/>
                <w:b/>
                <w:bCs/>
                <w:rPrChange w:id="821" w:author="김 유진" w:date="2020-06-24T12:13:00Z">
                  <w:rPr>
                    <w:ins w:id="822" w:author="김 유진" w:date="2020-06-24T12:11:00Z"/>
                  </w:rPr>
                </w:rPrChange>
              </w:rPr>
              <w:pPrChange w:id="823" w:author="김 유진" w:date="2020-06-24T12:13:00Z">
                <w:pPr>
                  <w:pStyle w:val="aa"/>
                  <w:ind w:leftChars="0" w:left="0"/>
                </w:pPr>
              </w:pPrChange>
            </w:pPr>
            <w:ins w:id="824" w:author="김 유진" w:date="2020-06-24T12:12:00Z">
              <w:r w:rsidRPr="00AC4C35">
                <w:rPr>
                  <w:b/>
                  <w:bCs/>
                  <w:rPrChange w:id="825" w:author="김 유진" w:date="2020-06-24T12:13:00Z">
                    <w:rPr/>
                  </w:rPrChange>
                </w:rPr>
                <w:t>Type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826" w:author="김 유진" w:date="2020-06-24T13:43:00Z">
              <w:tcPr>
                <w:tcW w:w="1604" w:type="dxa"/>
                <w:gridSpan w:val="2"/>
              </w:tcPr>
            </w:tcPrChange>
          </w:tcPr>
          <w:p w14:paraId="48A96C7B" w14:textId="5010E17E" w:rsidR="00AC4C35" w:rsidRPr="00AC4C35" w:rsidRDefault="00AC4C35">
            <w:pPr>
              <w:pStyle w:val="aa"/>
              <w:ind w:leftChars="0" w:left="0"/>
              <w:jc w:val="center"/>
              <w:rPr>
                <w:ins w:id="827" w:author="김 유진" w:date="2020-06-24T12:11:00Z"/>
                <w:b/>
                <w:bCs/>
                <w:rPrChange w:id="828" w:author="김 유진" w:date="2020-06-24T12:13:00Z">
                  <w:rPr>
                    <w:ins w:id="829" w:author="김 유진" w:date="2020-06-24T12:11:00Z"/>
                  </w:rPr>
                </w:rPrChange>
              </w:rPr>
              <w:pPrChange w:id="830" w:author="김 유진" w:date="2020-06-24T12:13:00Z">
                <w:pPr>
                  <w:pStyle w:val="aa"/>
                  <w:ind w:leftChars="0" w:left="0"/>
                </w:pPr>
              </w:pPrChange>
            </w:pPr>
            <w:ins w:id="831" w:author="김 유진" w:date="2020-06-24T12:12:00Z">
              <w:r w:rsidRPr="00AC4C35">
                <w:rPr>
                  <w:rFonts w:hint="eastAsia"/>
                  <w:b/>
                  <w:bCs/>
                  <w:rPrChange w:id="832" w:author="김 유진" w:date="2020-06-24T12:13:00Z">
                    <w:rPr>
                      <w:rFonts w:hint="eastAsia"/>
                    </w:rPr>
                  </w:rPrChange>
                </w:rPr>
                <w:t>기능</w:t>
              </w:r>
            </w:ins>
          </w:p>
        </w:tc>
      </w:tr>
      <w:tr w:rsidR="00591C3F" w14:paraId="6A4428CB" w14:textId="77777777" w:rsidTr="005504A5">
        <w:trPr>
          <w:ins w:id="833" w:author="김 유진" w:date="2020-06-24T12:15:00Z"/>
        </w:trPr>
        <w:tc>
          <w:tcPr>
            <w:tcW w:w="1576" w:type="dxa"/>
            <w:gridSpan w:val="2"/>
            <w:vMerge w:val="restart"/>
            <w:shd w:val="clear" w:color="auto" w:fill="ED7D31" w:themeFill="accent2"/>
            <w:tcPrChange w:id="834" w:author="김 유진" w:date="2020-06-24T13:43:00Z">
              <w:tcPr>
                <w:tcW w:w="1656" w:type="dxa"/>
                <w:gridSpan w:val="4"/>
                <w:vMerge w:val="restart"/>
                <w:shd w:val="clear" w:color="auto" w:fill="ED7D31" w:themeFill="accent2"/>
              </w:tcPr>
            </w:tcPrChange>
          </w:tcPr>
          <w:p w14:paraId="5611CC46" w14:textId="77777777" w:rsidR="00591C3F" w:rsidRDefault="00591C3F" w:rsidP="007670C0">
            <w:pPr>
              <w:pStyle w:val="aa"/>
              <w:ind w:leftChars="0" w:left="0"/>
              <w:jc w:val="center"/>
              <w:rPr>
                <w:ins w:id="835" w:author="김 유진" w:date="2020-06-24T12:15:00Z"/>
              </w:rPr>
            </w:pPr>
          </w:p>
        </w:tc>
        <w:tc>
          <w:tcPr>
            <w:tcW w:w="1887" w:type="dxa"/>
            <w:gridSpan w:val="2"/>
            <w:shd w:val="clear" w:color="auto" w:fill="FFFFFF" w:themeFill="background1"/>
            <w:vAlign w:val="center"/>
            <w:tcPrChange w:id="836" w:author="김 유진" w:date="2020-06-24T13:43:00Z">
              <w:tcPr>
                <w:tcW w:w="1666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03D66FFA" w14:textId="4AC8A145" w:rsidR="00591C3F" w:rsidRPr="009347E3" w:rsidRDefault="00591C3F" w:rsidP="007670C0">
            <w:pPr>
              <w:pStyle w:val="aa"/>
              <w:ind w:leftChars="0" w:left="0"/>
              <w:jc w:val="center"/>
              <w:rPr>
                <w:ins w:id="837" w:author="김 유진" w:date="2020-06-24T12:15:00Z"/>
                <w:b/>
                <w:bCs/>
                <w:u w:val="single"/>
                <w:rPrChange w:id="838" w:author="김 유진" w:date="2020-06-24T12:34:00Z">
                  <w:rPr>
                    <w:ins w:id="839" w:author="김 유진" w:date="2020-06-24T12:15:00Z"/>
                    <w:b/>
                    <w:bCs/>
                  </w:rPr>
                </w:rPrChange>
              </w:rPr>
            </w:pPr>
            <w:ins w:id="840" w:author="김 유진" w:date="2020-06-24T12:15:00Z">
              <w:r w:rsidRPr="009347E3">
                <w:rPr>
                  <w:b/>
                  <w:bCs/>
                  <w:u w:val="single"/>
                  <w:rPrChange w:id="841" w:author="김 유진" w:date="2020-06-24T12:34:00Z">
                    <w:rPr>
                      <w:b/>
                      <w:bCs/>
                    </w:rPr>
                  </w:rPrChange>
                </w:rPr>
                <w:t>Member_num</w:t>
              </w:r>
            </w:ins>
            <w:ins w:id="842" w:author="김 유진" w:date="2020-06-24T14:26:00Z">
              <w:r w:rsidR="00597FC9" w:rsidRPr="00597FC9">
                <w:rPr>
                  <w:b/>
                  <w:bCs/>
                  <w:rPrChange w:id="843" w:author="김 유진" w:date="2020-06-24T14:26:00Z">
                    <w:rPr>
                      <w:b/>
                      <w:bCs/>
                      <w:u w:val="single"/>
                    </w:rPr>
                  </w:rPrChange>
                </w:rPr>
                <w:t>(PK)</w:t>
              </w:r>
            </w:ins>
          </w:p>
        </w:tc>
        <w:tc>
          <w:tcPr>
            <w:tcW w:w="1599" w:type="dxa"/>
            <w:gridSpan w:val="2"/>
            <w:shd w:val="clear" w:color="auto" w:fill="FFFFFF" w:themeFill="background1"/>
            <w:vAlign w:val="center"/>
            <w:tcPrChange w:id="844" w:author="김 유진" w:date="2020-06-24T13:43:00Z">
              <w:tcPr>
                <w:tcW w:w="1654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5492756D" w14:textId="70D98851" w:rsidR="00591C3F" w:rsidRDefault="00591C3F" w:rsidP="007670C0">
            <w:pPr>
              <w:pStyle w:val="aa"/>
              <w:ind w:leftChars="0" w:left="0"/>
              <w:jc w:val="center"/>
              <w:rPr>
                <w:ins w:id="845" w:author="김 유진" w:date="2020-06-24T12:15:00Z"/>
                <w:b/>
                <w:bCs/>
              </w:rPr>
            </w:pPr>
            <w:ins w:id="846" w:author="김 유진" w:date="2020-06-24T12:15:00Z">
              <w:r>
                <w:rPr>
                  <w:rFonts w:hint="eastAsia"/>
                  <w:b/>
                  <w:bCs/>
                </w:rPr>
                <w:t>회원번호</w:t>
              </w:r>
            </w:ins>
          </w:p>
        </w:tc>
        <w:tc>
          <w:tcPr>
            <w:tcW w:w="1426" w:type="dxa"/>
            <w:shd w:val="clear" w:color="auto" w:fill="FFFFFF" w:themeFill="background1"/>
            <w:vAlign w:val="center"/>
            <w:tcPrChange w:id="847" w:author="김 유진" w:date="2020-06-24T13:43:00Z">
              <w:tcPr>
                <w:tcW w:w="1636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11AFCBDD" w14:textId="644F755F" w:rsidR="00591C3F" w:rsidRDefault="00591C3F" w:rsidP="007670C0">
            <w:pPr>
              <w:pStyle w:val="aa"/>
              <w:ind w:leftChars="0" w:left="0"/>
              <w:jc w:val="center"/>
              <w:rPr>
                <w:ins w:id="848" w:author="김 유진" w:date="2020-06-24T12:15:00Z"/>
                <w:b/>
                <w:bCs/>
              </w:rPr>
            </w:pPr>
            <w:ins w:id="849" w:author="김 유진" w:date="2020-06-24T12:15:00Z">
              <w:r>
                <w:rPr>
                  <w:rFonts w:hint="eastAsia"/>
                  <w:b/>
                  <w:bCs/>
                </w:rPr>
                <w:t>I</w:t>
              </w:r>
              <w:r>
                <w:rPr>
                  <w:b/>
                  <w:bCs/>
                </w:rPr>
                <w:t>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850" w:author="김 유진" w:date="2020-06-24T13:43:00Z">
              <w:tcPr>
                <w:tcW w:w="1604" w:type="dxa"/>
                <w:shd w:val="clear" w:color="auto" w:fill="FFFFFF" w:themeFill="background1"/>
                <w:vAlign w:val="center"/>
              </w:tcPr>
            </w:tcPrChange>
          </w:tcPr>
          <w:p w14:paraId="202C9B07" w14:textId="5756B7B8" w:rsidR="00591C3F" w:rsidRDefault="00591C3F" w:rsidP="007670C0">
            <w:pPr>
              <w:pStyle w:val="aa"/>
              <w:ind w:leftChars="0" w:left="0"/>
              <w:jc w:val="center"/>
              <w:rPr>
                <w:ins w:id="851" w:author="김 유진" w:date="2020-06-24T12:15:00Z"/>
                <w:b/>
                <w:bCs/>
              </w:rPr>
            </w:pPr>
            <w:ins w:id="852" w:author="김 유진" w:date="2020-06-24T12:15:00Z">
              <w:r>
                <w:rPr>
                  <w:rFonts w:hint="eastAsia"/>
                  <w:b/>
                  <w:bCs/>
                </w:rPr>
                <w:t>회원 관리</w:t>
              </w:r>
            </w:ins>
          </w:p>
        </w:tc>
      </w:tr>
      <w:tr w:rsidR="00591C3F" w14:paraId="6BB7881D" w14:textId="77777777" w:rsidTr="005504A5">
        <w:trPr>
          <w:ins w:id="853" w:author="김 유진" w:date="2020-06-24T12:15:00Z"/>
        </w:trPr>
        <w:tc>
          <w:tcPr>
            <w:tcW w:w="1576" w:type="dxa"/>
            <w:gridSpan w:val="2"/>
            <w:vMerge/>
            <w:shd w:val="clear" w:color="auto" w:fill="ED7D31" w:themeFill="accent2"/>
            <w:tcPrChange w:id="854" w:author="김 유진" w:date="2020-06-24T13:43:00Z">
              <w:tcPr>
                <w:tcW w:w="1656" w:type="dxa"/>
                <w:gridSpan w:val="4"/>
                <w:vMerge/>
                <w:shd w:val="clear" w:color="auto" w:fill="ED7D31" w:themeFill="accent2"/>
              </w:tcPr>
            </w:tcPrChange>
          </w:tcPr>
          <w:p w14:paraId="6A7B48A7" w14:textId="77777777" w:rsidR="00591C3F" w:rsidRDefault="00591C3F" w:rsidP="00AC4C35">
            <w:pPr>
              <w:pStyle w:val="aa"/>
              <w:ind w:leftChars="0" w:left="0"/>
              <w:jc w:val="center"/>
              <w:rPr>
                <w:ins w:id="855" w:author="김 유진" w:date="2020-06-24T12:15:00Z"/>
              </w:rPr>
            </w:pPr>
          </w:p>
        </w:tc>
        <w:tc>
          <w:tcPr>
            <w:tcW w:w="1887" w:type="dxa"/>
            <w:gridSpan w:val="2"/>
            <w:shd w:val="clear" w:color="auto" w:fill="FFFFFF" w:themeFill="background1"/>
            <w:vAlign w:val="center"/>
            <w:tcPrChange w:id="856" w:author="김 유진" w:date="2020-06-24T13:43:00Z">
              <w:tcPr>
                <w:tcW w:w="1666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169F1C4A" w14:textId="1F46B6CA" w:rsidR="00591C3F" w:rsidRDefault="00591C3F" w:rsidP="00FD3332">
            <w:pPr>
              <w:pStyle w:val="aa"/>
              <w:ind w:leftChars="0" w:left="0"/>
              <w:jc w:val="center"/>
              <w:rPr>
                <w:ins w:id="857" w:author="김 유진" w:date="2020-06-24T12:15:00Z"/>
                <w:b/>
                <w:bCs/>
              </w:rPr>
            </w:pPr>
            <w:ins w:id="858" w:author="김 유진" w:date="2020-06-24T12:15:00Z">
              <w:r>
                <w:rPr>
                  <w:b/>
                  <w:bCs/>
                </w:rPr>
                <w:t>Id</w:t>
              </w:r>
            </w:ins>
          </w:p>
        </w:tc>
        <w:tc>
          <w:tcPr>
            <w:tcW w:w="1599" w:type="dxa"/>
            <w:gridSpan w:val="2"/>
            <w:shd w:val="clear" w:color="auto" w:fill="FFFFFF" w:themeFill="background1"/>
            <w:vAlign w:val="center"/>
            <w:tcPrChange w:id="859" w:author="김 유진" w:date="2020-06-24T13:43:00Z">
              <w:tcPr>
                <w:tcW w:w="1654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710D12C1" w14:textId="52F7BDE8" w:rsidR="00591C3F" w:rsidRDefault="00591C3F" w:rsidP="00FD3332">
            <w:pPr>
              <w:pStyle w:val="aa"/>
              <w:ind w:leftChars="0" w:left="0"/>
              <w:jc w:val="center"/>
              <w:rPr>
                <w:ins w:id="860" w:author="김 유진" w:date="2020-06-24T12:15:00Z"/>
                <w:b/>
                <w:bCs/>
              </w:rPr>
            </w:pPr>
            <w:ins w:id="861" w:author="김 유진" w:date="2020-06-24T12:15:00Z">
              <w:r>
                <w:rPr>
                  <w:rFonts w:hint="eastAsia"/>
                  <w:b/>
                  <w:bCs/>
                </w:rPr>
                <w:t>아이디</w:t>
              </w:r>
            </w:ins>
          </w:p>
        </w:tc>
        <w:tc>
          <w:tcPr>
            <w:tcW w:w="1426" w:type="dxa"/>
            <w:shd w:val="clear" w:color="auto" w:fill="FFFFFF" w:themeFill="background1"/>
            <w:vAlign w:val="center"/>
            <w:tcPrChange w:id="862" w:author="김 유진" w:date="2020-06-24T13:43:00Z">
              <w:tcPr>
                <w:tcW w:w="1636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1D956815" w14:textId="39F7C897" w:rsidR="00591C3F" w:rsidRDefault="00591C3F" w:rsidP="00FD3332">
            <w:pPr>
              <w:pStyle w:val="aa"/>
              <w:ind w:leftChars="0" w:left="0"/>
              <w:jc w:val="center"/>
              <w:rPr>
                <w:ins w:id="863" w:author="김 유진" w:date="2020-06-24T12:15:00Z"/>
                <w:b/>
                <w:bCs/>
              </w:rPr>
            </w:pPr>
            <w:ins w:id="864" w:author="김 유진" w:date="2020-06-24T12:15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865" w:author="김 유진" w:date="2020-06-24T13:43:00Z">
              <w:tcPr>
                <w:tcW w:w="1604" w:type="dxa"/>
                <w:shd w:val="clear" w:color="auto" w:fill="FFFFFF" w:themeFill="background1"/>
                <w:vAlign w:val="center"/>
              </w:tcPr>
            </w:tcPrChange>
          </w:tcPr>
          <w:p w14:paraId="07C6ABC0" w14:textId="3FDEB966" w:rsidR="00591C3F" w:rsidRDefault="00591C3F" w:rsidP="00FD3332">
            <w:pPr>
              <w:pStyle w:val="aa"/>
              <w:ind w:leftChars="0" w:left="0"/>
              <w:jc w:val="center"/>
              <w:rPr>
                <w:ins w:id="866" w:author="김 유진" w:date="2020-06-24T12:15:00Z"/>
                <w:b/>
                <w:bCs/>
              </w:rPr>
            </w:pPr>
            <w:ins w:id="867" w:author="김 유진" w:date="2020-06-24T12:16:00Z">
              <w:r>
                <w:rPr>
                  <w:rFonts w:hint="eastAsia"/>
                  <w:b/>
                  <w:bCs/>
                </w:rPr>
                <w:t>아이디</w:t>
              </w:r>
            </w:ins>
          </w:p>
        </w:tc>
      </w:tr>
      <w:tr w:rsidR="00591C3F" w14:paraId="27F852FA" w14:textId="77777777" w:rsidTr="005504A5">
        <w:trPr>
          <w:ins w:id="868" w:author="김 유진" w:date="2020-06-24T12:13:00Z"/>
        </w:trPr>
        <w:tc>
          <w:tcPr>
            <w:tcW w:w="1576" w:type="dxa"/>
            <w:gridSpan w:val="2"/>
            <w:vMerge/>
            <w:shd w:val="clear" w:color="auto" w:fill="ED7D31" w:themeFill="accent2"/>
            <w:tcPrChange w:id="869" w:author="김 유진" w:date="2020-06-24T13:43:00Z">
              <w:tcPr>
                <w:tcW w:w="1656" w:type="dxa"/>
                <w:gridSpan w:val="4"/>
                <w:vMerge/>
                <w:shd w:val="clear" w:color="auto" w:fill="ED7D31" w:themeFill="accent2"/>
              </w:tcPr>
            </w:tcPrChange>
          </w:tcPr>
          <w:p w14:paraId="7EFE6FC3" w14:textId="77777777" w:rsidR="00591C3F" w:rsidRDefault="00591C3F" w:rsidP="00AC4C35">
            <w:pPr>
              <w:pStyle w:val="aa"/>
              <w:ind w:leftChars="0" w:left="0"/>
              <w:jc w:val="center"/>
              <w:rPr>
                <w:ins w:id="870" w:author="김 유진" w:date="2020-06-24T12:13:00Z"/>
              </w:rPr>
            </w:pPr>
          </w:p>
        </w:tc>
        <w:tc>
          <w:tcPr>
            <w:tcW w:w="1887" w:type="dxa"/>
            <w:gridSpan w:val="2"/>
            <w:shd w:val="clear" w:color="auto" w:fill="FFFFFF" w:themeFill="background1"/>
            <w:vAlign w:val="center"/>
            <w:tcPrChange w:id="871" w:author="김 유진" w:date="2020-06-24T13:43:00Z">
              <w:tcPr>
                <w:tcW w:w="1666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0212871A" w14:textId="256EF593" w:rsidR="00591C3F" w:rsidRPr="00AC4C35" w:rsidRDefault="00591C3F" w:rsidP="00FD3332">
            <w:pPr>
              <w:pStyle w:val="aa"/>
              <w:ind w:leftChars="0" w:left="0"/>
              <w:jc w:val="center"/>
              <w:rPr>
                <w:ins w:id="872" w:author="김 유진" w:date="2020-06-24T12:13:00Z"/>
                <w:b/>
                <w:bCs/>
              </w:rPr>
            </w:pPr>
            <w:ins w:id="873" w:author="김 유진" w:date="2020-06-24T12:16:00Z">
              <w:r>
                <w:rPr>
                  <w:b/>
                  <w:bCs/>
                </w:rPr>
                <w:t>Ps</w:t>
              </w:r>
            </w:ins>
          </w:p>
        </w:tc>
        <w:tc>
          <w:tcPr>
            <w:tcW w:w="1599" w:type="dxa"/>
            <w:gridSpan w:val="2"/>
            <w:shd w:val="clear" w:color="auto" w:fill="FFFFFF" w:themeFill="background1"/>
            <w:vAlign w:val="center"/>
            <w:tcPrChange w:id="874" w:author="김 유진" w:date="2020-06-24T13:43:00Z">
              <w:tcPr>
                <w:tcW w:w="1654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1BD59C48" w14:textId="4F1D5494" w:rsidR="00591C3F" w:rsidRPr="00AC4C35" w:rsidRDefault="00591C3F" w:rsidP="00FD3332">
            <w:pPr>
              <w:pStyle w:val="aa"/>
              <w:ind w:leftChars="0" w:left="0"/>
              <w:jc w:val="center"/>
              <w:rPr>
                <w:ins w:id="875" w:author="김 유진" w:date="2020-06-24T12:13:00Z"/>
                <w:b/>
                <w:bCs/>
              </w:rPr>
            </w:pPr>
            <w:ins w:id="876" w:author="김 유진" w:date="2020-06-24T12:16:00Z">
              <w:r>
                <w:rPr>
                  <w:rFonts w:hint="eastAsia"/>
                  <w:b/>
                  <w:bCs/>
                </w:rPr>
                <w:t>비밀번호</w:t>
              </w:r>
            </w:ins>
          </w:p>
        </w:tc>
        <w:tc>
          <w:tcPr>
            <w:tcW w:w="1426" w:type="dxa"/>
            <w:shd w:val="clear" w:color="auto" w:fill="FFFFFF" w:themeFill="background1"/>
            <w:vAlign w:val="center"/>
            <w:tcPrChange w:id="877" w:author="김 유진" w:date="2020-06-24T13:43:00Z">
              <w:tcPr>
                <w:tcW w:w="1636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6CD93399" w14:textId="1E1766C6" w:rsidR="00591C3F" w:rsidRPr="00AC4C35" w:rsidRDefault="00591C3F" w:rsidP="00FD3332">
            <w:pPr>
              <w:pStyle w:val="aa"/>
              <w:ind w:leftChars="0" w:left="0"/>
              <w:jc w:val="center"/>
              <w:rPr>
                <w:ins w:id="878" w:author="김 유진" w:date="2020-06-24T12:13:00Z"/>
                <w:b/>
                <w:bCs/>
              </w:rPr>
            </w:pPr>
            <w:ins w:id="879" w:author="김 유진" w:date="2020-06-24T12:16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880" w:author="김 유진" w:date="2020-06-24T13:43:00Z">
              <w:tcPr>
                <w:tcW w:w="1604" w:type="dxa"/>
                <w:shd w:val="clear" w:color="auto" w:fill="FFFFFF" w:themeFill="background1"/>
                <w:vAlign w:val="center"/>
              </w:tcPr>
            </w:tcPrChange>
          </w:tcPr>
          <w:p w14:paraId="639D6353" w14:textId="3E2DBF37" w:rsidR="00591C3F" w:rsidRPr="00AC4C35" w:rsidRDefault="00591C3F" w:rsidP="00FD3332">
            <w:pPr>
              <w:pStyle w:val="aa"/>
              <w:ind w:leftChars="0" w:left="0"/>
              <w:jc w:val="center"/>
              <w:rPr>
                <w:ins w:id="881" w:author="김 유진" w:date="2020-06-24T12:13:00Z"/>
                <w:b/>
                <w:bCs/>
              </w:rPr>
            </w:pPr>
            <w:ins w:id="882" w:author="김 유진" w:date="2020-06-24T12:16:00Z">
              <w:r>
                <w:rPr>
                  <w:rFonts w:hint="eastAsia"/>
                  <w:b/>
                  <w:bCs/>
                </w:rPr>
                <w:t>비밀번호</w:t>
              </w:r>
            </w:ins>
          </w:p>
        </w:tc>
      </w:tr>
      <w:tr w:rsidR="00591C3F" w14:paraId="75D08DB6" w14:textId="77777777" w:rsidTr="005504A5">
        <w:trPr>
          <w:ins w:id="883" w:author="김 유진" w:date="2020-06-24T12:16:00Z"/>
        </w:trPr>
        <w:tc>
          <w:tcPr>
            <w:tcW w:w="1576" w:type="dxa"/>
            <w:gridSpan w:val="2"/>
            <w:vMerge/>
            <w:shd w:val="clear" w:color="auto" w:fill="ED7D31" w:themeFill="accent2"/>
            <w:tcPrChange w:id="884" w:author="김 유진" w:date="2020-06-24T13:43:00Z">
              <w:tcPr>
                <w:tcW w:w="1656" w:type="dxa"/>
                <w:gridSpan w:val="4"/>
                <w:vMerge/>
                <w:shd w:val="clear" w:color="auto" w:fill="ED7D31" w:themeFill="accent2"/>
              </w:tcPr>
            </w:tcPrChange>
          </w:tcPr>
          <w:p w14:paraId="4D4C4BF4" w14:textId="77777777" w:rsidR="00591C3F" w:rsidRDefault="00591C3F" w:rsidP="00AC4C35">
            <w:pPr>
              <w:pStyle w:val="aa"/>
              <w:ind w:leftChars="0" w:left="0"/>
              <w:jc w:val="center"/>
              <w:rPr>
                <w:ins w:id="885" w:author="김 유진" w:date="2020-06-24T12:16:00Z"/>
              </w:rPr>
            </w:pPr>
          </w:p>
        </w:tc>
        <w:tc>
          <w:tcPr>
            <w:tcW w:w="1887" w:type="dxa"/>
            <w:gridSpan w:val="2"/>
            <w:shd w:val="clear" w:color="auto" w:fill="FFFFFF" w:themeFill="background1"/>
            <w:vAlign w:val="center"/>
            <w:tcPrChange w:id="886" w:author="김 유진" w:date="2020-06-24T13:43:00Z">
              <w:tcPr>
                <w:tcW w:w="1666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030AB553" w14:textId="60F7F35A" w:rsidR="00591C3F" w:rsidRDefault="00591C3F" w:rsidP="00FD3332">
            <w:pPr>
              <w:pStyle w:val="aa"/>
              <w:ind w:leftChars="0" w:left="0"/>
              <w:jc w:val="center"/>
              <w:rPr>
                <w:ins w:id="887" w:author="김 유진" w:date="2020-06-24T12:16:00Z"/>
                <w:b/>
                <w:bCs/>
              </w:rPr>
            </w:pPr>
            <w:ins w:id="888" w:author="김 유진" w:date="2020-06-24T12:16:00Z">
              <w:r>
                <w:rPr>
                  <w:rFonts w:hint="eastAsia"/>
                  <w:b/>
                  <w:bCs/>
                </w:rPr>
                <w:t>n</w:t>
              </w:r>
              <w:r>
                <w:rPr>
                  <w:b/>
                  <w:bCs/>
                </w:rPr>
                <w:t>ame</w:t>
              </w:r>
            </w:ins>
          </w:p>
        </w:tc>
        <w:tc>
          <w:tcPr>
            <w:tcW w:w="1599" w:type="dxa"/>
            <w:gridSpan w:val="2"/>
            <w:shd w:val="clear" w:color="auto" w:fill="FFFFFF" w:themeFill="background1"/>
            <w:vAlign w:val="center"/>
            <w:tcPrChange w:id="889" w:author="김 유진" w:date="2020-06-24T13:43:00Z">
              <w:tcPr>
                <w:tcW w:w="1654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4CDAD0EC" w14:textId="1E98C871" w:rsidR="00591C3F" w:rsidRDefault="00591C3F" w:rsidP="00FD3332">
            <w:pPr>
              <w:pStyle w:val="aa"/>
              <w:ind w:leftChars="0" w:left="0"/>
              <w:jc w:val="center"/>
              <w:rPr>
                <w:ins w:id="890" w:author="김 유진" w:date="2020-06-24T12:16:00Z"/>
                <w:b/>
                <w:bCs/>
              </w:rPr>
            </w:pPr>
            <w:ins w:id="891" w:author="김 유진" w:date="2020-06-24T12:16:00Z">
              <w:r>
                <w:rPr>
                  <w:rFonts w:hint="eastAsia"/>
                  <w:b/>
                  <w:bCs/>
                </w:rPr>
                <w:t>이름</w:t>
              </w:r>
            </w:ins>
          </w:p>
        </w:tc>
        <w:tc>
          <w:tcPr>
            <w:tcW w:w="1426" w:type="dxa"/>
            <w:shd w:val="clear" w:color="auto" w:fill="FFFFFF" w:themeFill="background1"/>
            <w:vAlign w:val="center"/>
            <w:tcPrChange w:id="892" w:author="김 유진" w:date="2020-06-24T13:43:00Z">
              <w:tcPr>
                <w:tcW w:w="1636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018DC82E" w14:textId="15488ABF" w:rsidR="00591C3F" w:rsidRDefault="00591C3F" w:rsidP="00FD3332">
            <w:pPr>
              <w:pStyle w:val="aa"/>
              <w:ind w:leftChars="0" w:left="0"/>
              <w:jc w:val="center"/>
              <w:rPr>
                <w:ins w:id="893" w:author="김 유진" w:date="2020-06-24T12:16:00Z"/>
                <w:b/>
                <w:bCs/>
              </w:rPr>
            </w:pPr>
            <w:ins w:id="894" w:author="김 유진" w:date="2020-06-24T12:16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ACHAR(30)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895" w:author="김 유진" w:date="2020-06-24T13:43:00Z">
              <w:tcPr>
                <w:tcW w:w="1604" w:type="dxa"/>
                <w:shd w:val="clear" w:color="auto" w:fill="FFFFFF" w:themeFill="background1"/>
                <w:vAlign w:val="center"/>
              </w:tcPr>
            </w:tcPrChange>
          </w:tcPr>
          <w:p w14:paraId="37453A0B" w14:textId="554D498C" w:rsidR="00591C3F" w:rsidRDefault="00591C3F" w:rsidP="00FD3332">
            <w:pPr>
              <w:pStyle w:val="aa"/>
              <w:ind w:leftChars="0" w:left="0"/>
              <w:jc w:val="center"/>
              <w:rPr>
                <w:ins w:id="896" w:author="김 유진" w:date="2020-06-24T12:16:00Z"/>
                <w:b/>
                <w:bCs/>
              </w:rPr>
            </w:pPr>
            <w:ins w:id="897" w:author="김 유진" w:date="2020-06-24T12:16:00Z">
              <w:r>
                <w:rPr>
                  <w:rFonts w:hint="eastAsia"/>
                  <w:b/>
                  <w:bCs/>
                </w:rPr>
                <w:t>고유 이름</w:t>
              </w:r>
            </w:ins>
          </w:p>
        </w:tc>
      </w:tr>
      <w:tr w:rsidR="00591C3F" w14:paraId="3EE39932" w14:textId="77777777" w:rsidTr="005504A5">
        <w:trPr>
          <w:ins w:id="898" w:author="김 유진" w:date="2020-06-24T12:16:00Z"/>
        </w:trPr>
        <w:tc>
          <w:tcPr>
            <w:tcW w:w="1576" w:type="dxa"/>
            <w:gridSpan w:val="2"/>
            <w:vMerge/>
            <w:shd w:val="clear" w:color="auto" w:fill="ED7D31" w:themeFill="accent2"/>
            <w:tcPrChange w:id="899" w:author="김 유진" w:date="2020-06-24T13:43:00Z">
              <w:tcPr>
                <w:tcW w:w="1656" w:type="dxa"/>
                <w:gridSpan w:val="4"/>
                <w:vMerge/>
                <w:shd w:val="clear" w:color="auto" w:fill="ED7D31" w:themeFill="accent2"/>
              </w:tcPr>
            </w:tcPrChange>
          </w:tcPr>
          <w:p w14:paraId="4385F16A" w14:textId="77777777" w:rsidR="00591C3F" w:rsidRDefault="00591C3F" w:rsidP="00AC4C35">
            <w:pPr>
              <w:pStyle w:val="aa"/>
              <w:ind w:leftChars="0" w:left="0"/>
              <w:jc w:val="center"/>
              <w:rPr>
                <w:ins w:id="900" w:author="김 유진" w:date="2020-06-24T12:16:00Z"/>
              </w:rPr>
            </w:pPr>
          </w:p>
        </w:tc>
        <w:tc>
          <w:tcPr>
            <w:tcW w:w="1887" w:type="dxa"/>
            <w:gridSpan w:val="2"/>
            <w:shd w:val="clear" w:color="auto" w:fill="FFFFFF" w:themeFill="background1"/>
            <w:vAlign w:val="center"/>
            <w:tcPrChange w:id="901" w:author="김 유진" w:date="2020-06-24T13:43:00Z">
              <w:tcPr>
                <w:tcW w:w="1666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048B3711" w14:textId="00DDF966" w:rsidR="00591C3F" w:rsidRDefault="00591C3F" w:rsidP="00FD3332">
            <w:pPr>
              <w:pStyle w:val="aa"/>
              <w:ind w:leftChars="0" w:left="0"/>
              <w:jc w:val="center"/>
              <w:rPr>
                <w:ins w:id="902" w:author="김 유진" w:date="2020-06-24T12:16:00Z"/>
                <w:b/>
                <w:bCs/>
              </w:rPr>
            </w:pPr>
            <w:ins w:id="903" w:author="김 유진" w:date="2020-06-24T12:17:00Z">
              <w:r>
                <w:rPr>
                  <w:rFonts w:hint="eastAsia"/>
                  <w:b/>
                  <w:bCs/>
                </w:rPr>
                <w:t>p</w:t>
              </w:r>
              <w:r>
                <w:rPr>
                  <w:b/>
                  <w:bCs/>
                </w:rPr>
                <w:t>hone</w:t>
              </w:r>
            </w:ins>
          </w:p>
        </w:tc>
        <w:tc>
          <w:tcPr>
            <w:tcW w:w="1599" w:type="dxa"/>
            <w:gridSpan w:val="2"/>
            <w:shd w:val="clear" w:color="auto" w:fill="FFFFFF" w:themeFill="background1"/>
            <w:vAlign w:val="center"/>
            <w:tcPrChange w:id="904" w:author="김 유진" w:date="2020-06-24T13:43:00Z">
              <w:tcPr>
                <w:tcW w:w="1654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6BCC4C8F" w14:textId="09D964B0" w:rsidR="00591C3F" w:rsidRDefault="00591C3F" w:rsidP="00FD3332">
            <w:pPr>
              <w:pStyle w:val="aa"/>
              <w:ind w:leftChars="0" w:left="0"/>
              <w:jc w:val="center"/>
              <w:rPr>
                <w:ins w:id="905" w:author="김 유진" w:date="2020-06-24T12:16:00Z"/>
                <w:b/>
                <w:bCs/>
              </w:rPr>
            </w:pPr>
            <w:ins w:id="906" w:author="김 유진" w:date="2020-06-24T12:17:00Z">
              <w:r>
                <w:rPr>
                  <w:rFonts w:hint="eastAsia"/>
                  <w:b/>
                  <w:bCs/>
                </w:rPr>
                <w:t>전화번호</w:t>
              </w:r>
            </w:ins>
          </w:p>
        </w:tc>
        <w:tc>
          <w:tcPr>
            <w:tcW w:w="1426" w:type="dxa"/>
            <w:shd w:val="clear" w:color="auto" w:fill="FFFFFF" w:themeFill="background1"/>
            <w:vAlign w:val="center"/>
            <w:tcPrChange w:id="907" w:author="김 유진" w:date="2020-06-24T13:43:00Z">
              <w:tcPr>
                <w:tcW w:w="1636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17A1EB6F" w14:textId="5674078B" w:rsidR="00591C3F" w:rsidRDefault="00591C3F" w:rsidP="00FD3332">
            <w:pPr>
              <w:pStyle w:val="aa"/>
              <w:ind w:leftChars="0" w:left="0"/>
              <w:jc w:val="center"/>
              <w:rPr>
                <w:ins w:id="908" w:author="김 유진" w:date="2020-06-24T12:16:00Z"/>
                <w:b/>
                <w:bCs/>
              </w:rPr>
            </w:pPr>
            <w:ins w:id="909" w:author="김 유진" w:date="2020-06-24T12:17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910" w:author="김 유진" w:date="2020-06-24T13:43:00Z">
              <w:tcPr>
                <w:tcW w:w="1604" w:type="dxa"/>
                <w:shd w:val="clear" w:color="auto" w:fill="FFFFFF" w:themeFill="background1"/>
                <w:vAlign w:val="center"/>
              </w:tcPr>
            </w:tcPrChange>
          </w:tcPr>
          <w:p w14:paraId="39D1C0F0" w14:textId="02C66884" w:rsidR="00591C3F" w:rsidRDefault="00591C3F">
            <w:pPr>
              <w:pStyle w:val="aa"/>
              <w:ind w:leftChars="0" w:left="0"/>
              <w:jc w:val="center"/>
              <w:rPr>
                <w:ins w:id="911" w:author="김 유진" w:date="2020-06-24T12:16:00Z"/>
                <w:b/>
                <w:bCs/>
              </w:rPr>
            </w:pPr>
            <w:ins w:id="912" w:author="김 유진" w:date="2020-06-24T12:17:00Z">
              <w:r>
                <w:rPr>
                  <w:rFonts w:hint="eastAsia"/>
                  <w:b/>
                  <w:bCs/>
                </w:rPr>
                <w:t>연락처</w:t>
              </w:r>
            </w:ins>
          </w:p>
        </w:tc>
      </w:tr>
      <w:tr w:rsidR="00591C3F" w14:paraId="6C46BDF1" w14:textId="77777777" w:rsidTr="005504A5">
        <w:trPr>
          <w:ins w:id="913" w:author="김 유진" w:date="2020-06-24T12:16:00Z"/>
        </w:trPr>
        <w:tc>
          <w:tcPr>
            <w:tcW w:w="1576" w:type="dxa"/>
            <w:gridSpan w:val="2"/>
            <w:vMerge/>
            <w:shd w:val="clear" w:color="auto" w:fill="ED7D31" w:themeFill="accent2"/>
            <w:tcPrChange w:id="914" w:author="김 유진" w:date="2020-06-24T13:43:00Z">
              <w:tcPr>
                <w:tcW w:w="1656" w:type="dxa"/>
                <w:gridSpan w:val="4"/>
                <w:vMerge/>
                <w:shd w:val="clear" w:color="auto" w:fill="ED7D31" w:themeFill="accent2"/>
              </w:tcPr>
            </w:tcPrChange>
          </w:tcPr>
          <w:p w14:paraId="0A5AB2C5" w14:textId="32ACE482" w:rsidR="00591C3F" w:rsidRDefault="00591C3F">
            <w:pPr>
              <w:pStyle w:val="aa"/>
              <w:ind w:leftChars="0" w:left="0"/>
              <w:rPr>
                <w:ins w:id="915" w:author="김 유진" w:date="2020-06-24T12:16:00Z"/>
              </w:rPr>
              <w:pPrChange w:id="916" w:author="김 유진" w:date="2020-06-24T12:17:00Z">
                <w:pPr>
                  <w:pStyle w:val="aa"/>
                  <w:ind w:leftChars="0" w:left="0"/>
                  <w:jc w:val="center"/>
                </w:pPr>
              </w:pPrChange>
            </w:pPr>
          </w:p>
        </w:tc>
        <w:tc>
          <w:tcPr>
            <w:tcW w:w="1887" w:type="dxa"/>
            <w:gridSpan w:val="2"/>
            <w:shd w:val="clear" w:color="auto" w:fill="FFFFFF" w:themeFill="background1"/>
            <w:vAlign w:val="center"/>
            <w:tcPrChange w:id="917" w:author="김 유진" w:date="2020-06-24T13:43:00Z">
              <w:tcPr>
                <w:tcW w:w="1666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5488DC99" w14:textId="0095220A" w:rsidR="00591C3F" w:rsidRDefault="00591C3F" w:rsidP="00FD3332">
            <w:pPr>
              <w:pStyle w:val="aa"/>
              <w:ind w:leftChars="0" w:left="0"/>
              <w:jc w:val="center"/>
              <w:rPr>
                <w:ins w:id="918" w:author="김 유진" w:date="2020-06-24T12:16:00Z"/>
                <w:b/>
                <w:bCs/>
              </w:rPr>
            </w:pPr>
            <w:ins w:id="919" w:author="김 유진" w:date="2020-06-24T12:17:00Z">
              <w:r>
                <w:rPr>
                  <w:b/>
                  <w:bCs/>
                </w:rPr>
                <w:t>Email</w:t>
              </w:r>
            </w:ins>
          </w:p>
        </w:tc>
        <w:tc>
          <w:tcPr>
            <w:tcW w:w="1599" w:type="dxa"/>
            <w:gridSpan w:val="2"/>
            <w:shd w:val="clear" w:color="auto" w:fill="FFFFFF" w:themeFill="background1"/>
            <w:vAlign w:val="center"/>
            <w:tcPrChange w:id="920" w:author="김 유진" w:date="2020-06-24T13:43:00Z">
              <w:tcPr>
                <w:tcW w:w="1654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2183B9CB" w14:textId="2184E5B4" w:rsidR="00591C3F" w:rsidRDefault="00591C3F" w:rsidP="00FD3332">
            <w:pPr>
              <w:pStyle w:val="aa"/>
              <w:ind w:leftChars="0" w:left="0"/>
              <w:jc w:val="center"/>
              <w:rPr>
                <w:ins w:id="921" w:author="김 유진" w:date="2020-06-24T12:16:00Z"/>
                <w:b/>
                <w:bCs/>
              </w:rPr>
            </w:pPr>
            <w:ins w:id="922" w:author="김 유진" w:date="2020-06-24T12:17:00Z">
              <w:r>
                <w:rPr>
                  <w:rFonts w:hint="eastAsia"/>
                  <w:b/>
                  <w:bCs/>
                </w:rPr>
                <w:t>이메일</w:t>
              </w:r>
            </w:ins>
          </w:p>
        </w:tc>
        <w:tc>
          <w:tcPr>
            <w:tcW w:w="1426" w:type="dxa"/>
            <w:shd w:val="clear" w:color="auto" w:fill="FFFFFF" w:themeFill="background1"/>
            <w:vAlign w:val="center"/>
            <w:tcPrChange w:id="923" w:author="김 유진" w:date="2020-06-24T13:43:00Z">
              <w:tcPr>
                <w:tcW w:w="1636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557B5CEA" w14:textId="1AE695D9" w:rsidR="00591C3F" w:rsidRDefault="00591C3F" w:rsidP="00FD3332">
            <w:pPr>
              <w:pStyle w:val="aa"/>
              <w:ind w:leftChars="0" w:left="0"/>
              <w:jc w:val="center"/>
              <w:rPr>
                <w:ins w:id="924" w:author="김 유진" w:date="2020-06-24T12:16:00Z"/>
                <w:b/>
                <w:bCs/>
              </w:rPr>
            </w:pPr>
            <w:ins w:id="925" w:author="김 유진" w:date="2020-06-24T12:17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926" w:author="김 유진" w:date="2020-06-24T13:43:00Z">
              <w:tcPr>
                <w:tcW w:w="1604" w:type="dxa"/>
                <w:shd w:val="clear" w:color="auto" w:fill="FFFFFF" w:themeFill="background1"/>
                <w:vAlign w:val="center"/>
              </w:tcPr>
            </w:tcPrChange>
          </w:tcPr>
          <w:p w14:paraId="78A85160" w14:textId="134CB7CD" w:rsidR="00591C3F" w:rsidRDefault="00591C3F" w:rsidP="00FD3332">
            <w:pPr>
              <w:pStyle w:val="aa"/>
              <w:ind w:leftChars="0" w:left="0"/>
              <w:jc w:val="center"/>
              <w:rPr>
                <w:ins w:id="927" w:author="김 유진" w:date="2020-06-24T12:16:00Z"/>
                <w:b/>
                <w:bCs/>
              </w:rPr>
            </w:pPr>
            <w:ins w:id="928" w:author="김 유진" w:date="2020-06-24T12:18:00Z">
              <w:r>
                <w:rPr>
                  <w:rFonts w:hint="eastAsia"/>
                  <w:b/>
                  <w:bCs/>
                </w:rPr>
                <w:t>이메일</w:t>
              </w:r>
            </w:ins>
          </w:p>
        </w:tc>
      </w:tr>
      <w:tr w:rsidR="00591C3F" w14:paraId="0A0D1F52" w14:textId="77777777" w:rsidTr="005504A5">
        <w:trPr>
          <w:ins w:id="929" w:author="김 유진" w:date="2020-06-24T12:18:00Z"/>
        </w:trPr>
        <w:tc>
          <w:tcPr>
            <w:tcW w:w="1576" w:type="dxa"/>
            <w:gridSpan w:val="2"/>
            <w:vMerge/>
            <w:shd w:val="clear" w:color="auto" w:fill="ED7D31" w:themeFill="accent2"/>
            <w:tcPrChange w:id="930" w:author="김 유진" w:date="2020-06-24T13:43:00Z">
              <w:tcPr>
                <w:tcW w:w="1656" w:type="dxa"/>
                <w:gridSpan w:val="4"/>
                <w:vMerge/>
                <w:shd w:val="clear" w:color="auto" w:fill="ED7D31" w:themeFill="accent2"/>
              </w:tcPr>
            </w:tcPrChange>
          </w:tcPr>
          <w:p w14:paraId="5672AAD3" w14:textId="77777777" w:rsidR="00591C3F" w:rsidRDefault="00591C3F" w:rsidP="00C176E4">
            <w:pPr>
              <w:pStyle w:val="aa"/>
              <w:ind w:leftChars="0" w:left="0"/>
              <w:rPr>
                <w:ins w:id="931" w:author="김 유진" w:date="2020-06-24T12:18:00Z"/>
              </w:rPr>
            </w:pPr>
          </w:p>
        </w:tc>
        <w:tc>
          <w:tcPr>
            <w:tcW w:w="1887" w:type="dxa"/>
            <w:gridSpan w:val="2"/>
            <w:shd w:val="clear" w:color="auto" w:fill="FFFFFF" w:themeFill="background1"/>
            <w:vAlign w:val="center"/>
            <w:tcPrChange w:id="932" w:author="김 유진" w:date="2020-06-24T13:43:00Z">
              <w:tcPr>
                <w:tcW w:w="1666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081038D9" w14:textId="5EAA6112" w:rsidR="00591C3F" w:rsidRDefault="00591C3F" w:rsidP="00FD3332">
            <w:pPr>
              <w:pStyle w:val="aa"/>
              <w:ind w:leftChars="0" w:left="0"/>
              <w:jc w:val="center"/>
              <w:rPr>
                <w:ins w:id="933" w:author="김 유진" w:date="2020-06-24T12:18:00Z"/>
                <w:b/>
                <w:bCs/>
              </w:rPr>
            </w:pPr>
            <w:ins w:id="934" w:author="김 유진" w:date="2020-06-24T12:19:00Z">
              <w:r>
                <w:rPr>
                  <w:b/>
                  <w:bCs/>
                </w:rPr>
                <w:t>Signup</w:t>
              </w:r>
            </w:ins>
          </w:p>
        </w:tc>
        <w:tc>
          <w:tcPr>
            <w:tcW w:w="1599" w:type="dxa"/>
            <w:gridSpan w:val="2"/>
            <w:shd w:val="clear" w:color="auto" w:fill="FFFFFF" w:themeFill="background1"/>
            <w:vAlign w:val="center"/>
            <w:tcPrChange w:id="935" w:author="김 유진" w:date="2020-06-24T13:43:00Z">
              <w:tcPr>
                <w:tcW w:w="1654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7161884A" w14:textId="65E33BEB" w:rsidR="00591C3F" w:rsidRDefault="00591C3F" w:rsidP="00FD3332">
            <w:pPr>
              <w:pStyle w:val="aa"/>
              <w:ind w:leftChars="0" w:left="0"/>
              <w:jc w:val="center"/>
              <w:rPr>
                <w:ins w:id="936" w:author="김 유진" w:date="2020-06-24T12:18:00Z"/>
                <w:b/>
                <w:bCs/>
              </w:rPr>
            </w:pPr>
            <w:ins w:id="937" w:author="김 유진" w:date="2020-06-24T12:18:00Z">
              <w:r>
                <w:rPr>
                  <w:rFonts w:hint="eastAsia"/>
                  <w:b/>
                  <w:bCs/>
                </w:rPr>
                <w:t>가입 날짜</w:t>
              </w:r>
            </w:ins>
          </w:p>
        </w:tc>
        <w:tc>
          <w:tcPr>
            <w:tcW w:w="1426" w:type="dxa"/>
            <w:shd w:val="clear" w:color="auto" w:fill="FFFFFF" w:themeFill="background1"/>
            <w:vAlign w:val="center"/>
            <w:tcPrChange w:id="938" w:author="김 유진" w:date="2020-06-24T13:43:00Z">
              <w:tcPr>
                <w:tcW w:w="1636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45B66635" w14:textId="493006E8" w:rsidR="00591C3F" w:rsidRDefault="00591C3F" w:rsidP="00FD3332">
            <w:pPr>
              <w:pStyle w:val="aa"/>
              <w:ind w:leftChars="0" w:left="0"/>
              <w:jc w:val="center"/>
              <w:rPr>
                <w:ins w:id="939" w:author="김 유진" w:date="2020-06-24T12:18:00Z"/>
                <w:b/>
                <w:bCs/>
              </w:rPr>
            </w:pPr>
            <w:ins w:id="940" w:author="김 유진" w:date="2020-06-24T12:18:00Z">
              <w:r>
                <w:rPr>
                  <w:rFonts w:hint="eastAsia"/>
                  <w:b/>
                  <w:bCs/>
                </w:rPr>
                <w:t>D</w:t>
              </w:r>
              <w:r>
                <w:rPr>
                  <w:b/>
                  <w:bCs/>
                </w:rPr>
                <w:t>ATETIME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941" w:author="김 유진" w:date="2020-06-24T13:43:00Z">
              <w:tcPr>
                <w:tcW w:w="1604" w:type="dxa"/>
                <w:shd w:val="clear" w:color="auto" w:fill="FFFFFF" w:themeFill="background1"/>
                <w:vAlign w:val="center"/>
              </w:tcPr>
            </w:tcPrChange>
          </w:tcPr>
          <w:p w14:paraId="017BEBAE" w14:textId="516A60F7" w:rsidR="00591C3F" w:rsidRDefault="00591C3F">
            <w:pPr>
              <w:pStyle w:val="aa"/>
              <w:ind w:leftChars="0" w:left="0"/>
              <w:jc w:val="center"/>
              <w:rPr>
                <w:ins w:id="942" w:author="김 유진" w:date="2020-06-24T12:18:00Z"/>
                <w:b/>
                <w:bCs/>
              </w:rPr>
            </w:pPr>
            <w:ins w:id="943" w:author="김 유진" w:date="2020-06-24T12:19:00Z">
              <w:r>
                <w:rPr>
                  <w:b/>
                  <w:bCs/>
                </w:rPr>
                <w:t>가입</w:t>
              </w:r>
              <w:r>
                <w:rPr>
                  <w:rFonts w:hint="eastAsia"/>
                  <w:b/>
                  <w:bCs/>
                </w:rPr>
                <w:t xml:space="preserve"> 날짜</w:t>
              </w:r>
            </w:ins>
          </w:p>
        </w:tc>
      </w:tr>
      <w:tr w:rsidR="00591C3F" w14:paraId="770C2F81" w14:textId="77777777" w:rsidTr="00E63986">
        <w:trPr>
          <w:ins w:id="944" w:author="김 유진" w:date="2020-06-24T12:19:00Z"/>
        </w:trPr>
        <w:tc>
          <w:tcPr>
            <w:tcW w:w="8216" w:type="dxa"/>
            <w:gridSpan w:val="8"/>
            <w:tcBorders>
              <w:left w:val="nil"/>
              <w:right w:val="nil"/>
            </w:tcBorders>
            <w:shd w:val="clear" w:color="auto" w:fill="FFFFFF" w:themeFill="background1"/>
            <w:tcPrChange w:id="945" w:author="김 유진" w:date="2020-06-24T12:20:00Z">
              <w:tcPr>
                <w:tcW w:w="8216" w:type="dxa"/>
                <w:gridSpan w:val="24"/>
                <w:shd w:val="clear" w:color="auto" w:fill="ED7D31" w:themeFill="accent2"/>
              </w:tcPr>
            </w:tcPrChange>
          </w:tcPr>
          <w:p w14:paraId="1A096FA1" w14:textId="77777777" w:rsidR="00591C3F" w:rsidRDefault="00591C3F" w:rsidP="00591C3F">
            <w:pPr>
              <w:pStyle w:val="aa"/>
              <w:ind w:leftChars="0" w:left="0"/>
              <w:rPr>
                <w:ins w:id="946" w:author="김 유진" w:date="2020-06-24T12:19:00Z"/>
                <w:b/>
                <w:bCs/>
              </w:rPr>
            </w:pPr>
          </w:p>
        </w:tc>
      </w:tr>
      <w:tr w:rsidR="00E63986" w14:paraId="4F22A437" w14:textId="77777777" w:rsidTr="005504A5">
        <w:trPr>
          <w:ins w:id="947" w:author="김 유진" w:date="2020-06-24T12:20:00Z"/>
        </w:trPr>
        <w:tc>
          <w:tcPr>
            <w:tcW w:w="1562" w:type="dxa"/>
            <w:vMerge w:val="restart"/>
            <w:shd w:val="clear" w:color="auto" w:fill="ED7D31" w:themeFill="accent2"/>
            <w:vAlign w:val="center"/>
            <w:tcPrChange w:id="948" w:author="김 유진" w:date="2020-06-24T13:42:00Z">
              <w:tcPr>
                <w:tcW w:w="1643" w:type="dxa"/>
                <w:gridSpan w:val="5"/>
                <w:vMerge w:val="restart"/>
                <w:shd w:val="clear" w:color="auto" w:fill="FFFFFF" w:themeFill="background1"/>
              </w:tcPr>
            </w:tcPrChange>
          </w:tcPr>
          <w:p w14:paraId="76665946" w14:textId="3A0258CB" w:rsidR="00E63986" w:rsidRDefault="00E63986">
            <w:pPr>
              <w:pStyle w:val="aa"/>
              <w:ind w:leftChars="0" w:left="0"/>
              <w:jc w:val="center"/>
              <w:rPr>
                <w:ins w:id="949" w:author="김 유진" w:date="2020-06-24T12:20:00Z"/>
                <w:b/>
                <w:bCs/>
              </w:rPr>
              <w:pPrChange w:id="950" w:author="김 유진" w:date="2020-06-24T12:22:00Z">
                <w:pPr>
                  <w:pStyle w:val="aa"/>
                  <w:ind w:leftChars="0" w:left="0"/>
                </w:pPr>
              </w:pPrChange>
            </w:pPr>
            <w:ins w:id="951" w:author="김 유진" w:date="2020-06-24T12:21:00Z">
              <w:r>
                <w:rPr>
                  <w:rFonts w:hint="eastAsia"/>
                  <w:b/>
                  <w:bCs/>
                </w:rPr>
                <w:t>테이블</w:t>
              </w:r>
            </w:ins>
          </w:p>
        </w:tc>
        <w:tc>
          <w:tcPr>
            <w:tcW w:w="6654" w:type="dxa"/>
            <w:gridSpan w:val="7"/>
            <w:shd w:val="clear" w:color="auto" w:fill="FFFFFF" w:themeFill="background1"/>
            <w:tcPrChange w:id="952" w:author="김 유진" w:date="2020-06-24T13:42:00Z">
              <w:tcPr>
                <w:tcW w:w="6573" w:type="dxa"/>
                <w:gridSpan w:val="19"/>
                <w:shd w:val="clear" w:color="auto" w:fill="FFFFFF" w:themeFill="background1"/>
              </w:tcPr>
            </w:tcPrChange>
          </w:tcPr>
          <w:p w14:paraId="4E132296" w14:textId="48493941" w:rsidR="00E63986" w:rsidRDefault="00E63986">
            <w:pPr>
              <w:pStyle w:val="aa"/>
              <w:ind w:leftChars="0" w:left="0"/>
              <w:jc w:val="center"/>
              <w:rPr>
                <w:ins w:id="953" w:author="김 유진" w:date="2020-06-24T12:20:00Z"/>
                <w:b/>
                <w:bCs/>
              </w:rPr>
              <w:pPrChange w:id="954" w:author="김 유진" w:date="2020-06-24T12:21:00Z">
                <w:pPr>
                  <w:pStyle w:val="aa"/>
                  <w:ind w:leftChars="0" w:left="0"/>
                </w:pPr>
              </w:pPrChange>
            </w:pPr>
            <w:ins w:id="955" w:author="김 유진" w:date="2020-06-24T12:21:00Z">
              <w:r>
                <w:rPr>
                  <w:rFonts w:hint="eastAsia"/>
                  <w:b/>
                  <w:bCs/>
                </w:rPr>
                <w:t>D</w:t>
              </w:r>
              <w:r>
                <w:rPr>
                  <w:b/>
                  <w:bCs/>
                </w:rPr>
                <w:t>member(1:N</w:t>
              </w:r>
              <w:r>
                <w:rPr>
                  <w:rFonts w:hint="eastAsia"/>
                  <w:b/>
                  <w:bCs/>
                </w:rPr>
                <w:t xml:space="preserve"> 관계</w:t>
              </w:r>
              <w:r>
                <w:rPr>
                  <w:b/>
                  <w:bCs/>
                </w:rPr>
                <w:t>)</w:t>
              </w:r>
            </w:ins>
          </w:p>
        </w:tc>
      </w:tr>
      <w:tr w:rsidR="00E63986" w14:paraId="26430D19" w14:textId="77777777" w:rsidTr="005504A5">
        <w:trPr>
          <w:ins w:id="956" w:author="김 유진" w:date="2020-06-24T12:21:00Z"/>
        </w:trPr>
        <w:tc>
          <w:tcPr>
            <w:tcW w:w="1562" w:type="dxa"/>
            <w:vMerge/>
            <w:shd w:val="clear" w:color="auto" w:fill="ED7D31" w:themeFill="accent2"/>
            <w:tcPrChange w:id="957" w:author="김 유진" w:date="2020-06-24T13:46:00Z">
              <w:tcPr>
                <w:tcW w:w="1643" w:type="dxa"/>
                <w:gridSpan w:val="5"/>
                <w:vMerge/>
                <w:shd w:val="clear" w:color="auto" w:fill="FFFFFF" w:themeFill="background1"/>
              </w:tcPr>
            </w:tcPrChange>
          </w:tcPr>
          <w:p w14:paraId="520B23C7" w14:textId="77777777" w:rsidR="00E63986" w:rsidRDefault="00E63986">
            <w:pPr>
              <w:pStyle w:val="aa"/>
              <w:ind w:leftChars="0" w:left="0"/>
              <w:jc w:val="center"/>
              <w:rPr>
                <w:ins w:id="958" w:author="김 유진" w:date="2020-06-24T12:21:00Z"/>
                <w:b/>
                <w:bCs/>
              </w:rPr>
              <w:pPrChange w:id="959" w:author="김 유진" w:date="2020-06-24T12:21:00Z">
                <w:pPr>
                  <w:pStyle w:val="aa"/>
                  <w:ind w:leftChars="0" w:left="0"/>
                </w:pPr>
              </w:pPrChange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960" w:author="김 유진" w:date="2020-06-24T13:46:00Z">
              <w:tcPr>
                <w:tcW w:w="1643" w:type="dxa"/>
                <w:gridSpan w:val="2"/>
                <w:shd w:val="clear" w:color="auto" w:fill="FFFFFF" w:themeFill="background1"/>
                <w:vAlign w:val="center"/>
              </w:tcPr>
            </w:tcPrChange>
          </w:tcPr>
          <w:p w14:paraId="106878CA" w14:textId="42FD7E4D" w:rsidR="00E63986" w:rsidRDefault="00E63986">
            <w:pPr>
              <w:pStyle w:val="aa"/>
              <w:ind w:leftChars="0" w:left="0"/>
              <w:jc w:val="center"/>
              <w:rPr>
                <w:ins w:id="961" w:author="김 유진" w:date="2020-06-24T12:21:00Z"/>
                <w:b/>
                <w:bCs/>
              </w:rPr>
              <w:pPrChange w:id="962" w:author="김 유진" w:date="2020-06-24T12:21:00Z">
                <w:pPr>
                  <w:pStyle w:val="aa"/>
                  <w:ind w:leftChars="0" w:left="0"/>
                </w:pPr>
              </w:pPrChange>
            </w:pPr>
            <w:ins w:id="963" w:author="김 유진" w:date="2020-06-24T12:21:00Z">
              <w:r w:rsidRPr="006F49FE">
                <w:rPr>
                  <w:rFonts w:hint="eastAsia"/>
                  <w:b/>
                  <w:bCs/>
                </w:rPr>
                <w:t>L</w:t>
              </w:r>
              <w:r w:rsidRPr="006F49FE">
                <w:rPr>
                  <w:b/>
                  <w:bCs/>
                </w:rPr>
                <w:t>ogical Name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964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12EE9BA7" w14:textId="11E3392D" w:rsidR="00E63986" w:rsidRDefault="00E63986">
            <w:pPr>
              <w:pStyle w:val="aa"/>
              <w:ind w:leftChars="0" w:left="0"/>
              <w:jc w:val="center"/>
              <w:rPr>
                <w:ins w:id="965" w:author="김 유진" w:date="2020-06-24T12:21:00Z"/>
                <w:b/>
                <w:bCs/>
              </w:rPr>
              <w:pPrChange w:id="966" w:author="김 유진" w:date="2020-06-24T12:21:00Z">
                <w:pPr>
                  <w:pStyle w:val="aa"/>
                  <w:ind w:leftChars="0" w:left="0"/>
                </w:pPr>
              </w:pPrChange>
            </w:pPr>
            <w:ins w:id="967" w:author="김 유진" w:date="2020-06-24T12:21:00Z">
              <w:r w:rsidRPr="006F49FE">
                <w:rPr>
                  <w:rFonts w:hint="eastAsia"/>
                  <w:b/>
                  <w:bCs/>
                </w:rPr>
                <w:t>N</w:t>
              </w:r>
              <w:r w:rsidRPr="006F49FE">
                <w:rPr>
                  <w:b/>
                  <w:bCs/>
                </w:rPr>
                <w:t>ame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968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66D606F8" w14:textId="551527B9" w:rsidR="00E63986" w:rsidRDefault="00E63986">
            <w:pPr>
              <w:pStyle w:val="aa"/>
              <w:ind w:leftChars="0" w:left="0"/>
              <w:jc w:val="center"/>
              <w:rPr>
                <w:ins w:id="969" w:author="김 유진" w:date="2020-06-24T12:21:00Z"/>
                <w:b/>
                <w:bCs/>
              </w:rPr>
              <w:pPrChange w:id="970" w:author="김 유진" w:date="2020-06-24T12:21:00Z">
                <w:pPr>
                  <w:pStyle w:val="aa"/>
                  <w:ind w:leftChars="0" w:left="0"/>
                </w:pPr>
              </w:pPrChange>
            </w:pPr>
            <w:ins w:id="971" w:author="김 유진" w:date="2020-06-24T12:21:00Z">
              <w:r w:rsidRPr="006F49FE">
                <w:rPr>
                  <w:rFonts w:hint="eastAsia"/>
                  <w:b/>
                  <w:bCs/>
                </w:rPr>
                <w:t>T</w:t>
              </w:r>
              <w:r w:rsidRPr="006F49FE">
                <w:rPr>
                  <w:b/>
                  <w:bCs/>
                </w:rPr>
                <w:t>ype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972" w:author="김 유진" w:date="2020-06-24T13:46:00Z">
              <w:tcPr>
                <w:tcW w:w="1644" w:type="dxa"/>
                <w:gridSpan w:val="4"/>
                <w:shd w:val="clear" w:color="auto" w:fill="FFFFFF" w:themeFill="background1"/>
                <w:vAlign w:val="center"/>
              </w:tcPr>
            </w:tcPrChange>
          </w:tcPr>
          <w:p w14:paraId="3BD645DD" w14:textId="27A1BCC6" w:rsidR="00E63986" w:rsidRDefault="00E63986">
            <w:pPr>
              <w:pStyle w:val="aa"/>
              <w:ind w:leftChars="0" w:left="0"/>
              <w:jc w:val="center"/>
              <w:rPr>
                <w:ins w:id="973" w:author="김 유진" w:date="2020-06-24T12:21:00Z"/>
                <w:b/>
                <w:bCs/>
              </w:rPr>
              <w:pPrChange w:id="974" w:author="김 유진" w:date="2020-06-24T12:21:00Z">
                <w:pPr>
                  <w:pStyle w:val="aa"/>
                  <w:ind w:leftChars="0" w:left="0"/>
                </w:pPr>
              </w:pPrChange>
            </w:pPr>
            <w:ins w:id="975" w:author="김 유진" w:date="2020-06-24T12:21:00Z">
              <w:r w:rsidRPr="006F49FE">
                <w:rPr>
                  <w:rFonts w:hint="eastAsia"/>
                  <w:b/>
                  <w:bCs/>
                </w:rPr>
                <w:t>기능</w:t>
              </w:r>
            </w:ins>
          </w:p>
        </w:tc>
      </w:tr>
      <w:tr w:rsidR="00E63986" w14:paraId="2FAC3A2B" w14:textId="77777777" w:rsidTr="005504A5">
        <w:trPr>
          <w:ins w:id="976" w:author="김 유진" w:date="2020-06-24T12:21:00Z"/>
        </w:trPr>
        <w:tc>
          <w:tcPr>
            <w:tcW w:w="1562" w:type="dxa"/>
            <w:vMerge w:val="restart"/>
            <w:shd w:val="clear" w:color="auto" w:fill="ED7D31" w:themeFill="accent2"/>
            <w:tcPrChange w:id="977" w:author="김 유진" w:date="2020-06-24T13:46:00Z">
              <w:tcPr>
                <w:tcW w:w="1643" w:type="dxa"/>
                <w:gridSpan w:val="5"/>
                <w:vMerge w:val="restart"/>
                <w:shd w:val="clear" w:color="auto" w:fill="FFFFFF" w:themeFill="background1"/>
              </w:tcPr>
            </w:tcPrChange>
          </w:tcPr>
          <w:p w14:paraId="1F4D54F7" w14:textId="77777777" w:rsidR="00E63986" w:rsidRDefault="00E63986">
            <w:pPr>
              <w:pStyle w:val="aa"/>
              <w:ind w:leftChars="0" w:left="0"/>
              <w:jc w:val="center"/>
              <w:rPr>
                <w:ins w:id="978" w:author="김 유진" w:date="2020-06-24T12:21:00Z"/>
                <w:b/>
                <w:bCs/>
              </w:rPr>
              <w:pPrChange w:id="979" w:author="김 유진" w:date="2020-06-24T12:21:00Z">
                <w:pPr>
                  <w:pStyle w:val="aa"/>
                  <w:ind w:leftChars="0" w:left="0"/>
                </w:pPr>
              </w:pPrChange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980" w:author="김 유진" w:date="2020-06-24T13:46:00Z">
              <w:tcPr>
                <w:tcW w:w="1643" w:type="dxa"/>
                <w:gridSpan w:val="2"/>
                <w:shd w:val="clear" w:color="auto" w:fill="FFFFFF" w:themeFill="background1"/>
              </w:tcPr>
            </w:tcPrChange>
          </w:tcPr>
          <w:p w14:paraId="74C148B1" w14:textId="3CAC2C6E" w:rsidR="00E63986" w:rsidRPr="009347E3" w:rsidRDefault="00E63986">
            <w:pPr>
              <w:pStyle w:val="aa"/>
              <w:ind w:leftChars="0" w:left="0"/>
              <w:jc w:val="center"/>
              <w:rPr>
                <w:ins w:id="981" w:author="김 유진" w:date="2020-06-24T12:21:00Z"/>
                <w:b/>
                <w:bCs/>
                <w:u w:val="single"/>
                <w:rPrChange w:id="982" w:author="김 유진" w:date="2020-06-24T12:34:00Z">
                  <w:rPr>
                    <w:ins w:id="983" w:author="김 유진" w:date="2020-06-24T12:21:00Z"/>
                    <w:b/>
                    <w:bCs/>
                  </w:rPr>
                </w:rPrChange>
              </w:rPr>
              <w:pPrChange w:id="984" w:author="김 유진" w:date="2020-06-24T12:21:00Z">
                <w:pPr>
                  <w:pStyle w:val="aa"/>
                  <w:ind w:leftChars="0" w:left="0"/>
                </w:pPr>
              </w:pPrChange>
            </w:pPr>
            <w:ins w:id="985" w:author="김 유진" w:date="2020-06-24T12:22:00Z">
              <w:r w:rsidRPr="009347E3">
                <w:rPr>
                  <w:b/>
                  <w:bCs/>
                  <w:u w:val="single"/>
                  <w:rPrChange w:id="986" w:author="김 유진" w:date="2020-06-24T12:34:00Z">
                    <w:rPr>
                      <w:b/>
                      <w:bCs/>
                    </w:rPr>
                  </w:rPrChange>
                </w:rPr>
                <w:t>Id</w:t>
              </w:r>
            </w:ins>
            <w:ins w:id="987" w:author="김 유진" w:date="2020-06-24T14:26:00Z">
              <w:r w:rsidR="00597FC9" w:rsidRPr="00DF5716">
                <w:rPr>
                  <w:b/>
                  <w:bCs/>
                </w:rPr>
                <w:t>(PK)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988" w:author="김 유진" w:date="2020-06-24T13:46:00Z">
              <w:tcPr>
                <w:tcW w:w="1643" w:type="dxa"/>
                <w:gridSpan w:val="7"/>
                <w:shd w:val="clear" w:color="auto" w:fill="FFFFFF" w:themeFill="background1"/>
              </w:tcPr>
            </w:tcPrChange>
          </w:tcPr>
          <w:p w14:paraId="360E9AA6" w14:textId="52619B8B" w:rsidR="00E63986" w:rsidRDefault="00E63986">
            <w:pPr>
              <w:pStyle w:val="aa"/>
              <w:ind w:leftChars="0" w:left="0"/>
              <w:jc w:val="center"/>
              <w:rPr>
                <w:ins w:id="989" w:author="김 유진" w:date="2020-06-24T12:21:00Z"/>
                <w:b/>
                <w:bCs/>
              </w:rPr>
              <w:pPrChange w:id="990" w:author="김 유진" w:date="2020-06-24T12:21:00Z">
                <w:pPr>
                  <w:pStyle w:val="aa"/>
                  <w:ind w:leftChars="0" w:left="0"/>
                </w:pPr>
              </w:pPrChange>
            </w:pPr>
            <w:ins w:id="991" w:author="김 유진" w:date="2020-06-24T12:22:00Z">
              <w:r>
                <w:rPr>
                  <w:rFonts w:hint="eastAsia"/>
                  <w:b/>
                  <w:bCs/>
                </w:rPr>
                <w:t>아이디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992" w:author="김 유진" w:date="2020-06-24T13:46:00Z">
              <w:tcPr>
                <w:tcW w:w="1643" w:type="dxa"/>
                <w:gridSpan w:val="6"/>
                <w:shd w:val="clear" w:color="auto" w:fill="FFFFFF" w:themeFill="background1"/>
              </w:tcPr>
            </w:tcPrChange>
          </w:tcPr>
          <w:p w14:paraId="694F9EF4" w14:textId="0ACE6B08" w:rsidR="00E63986" w:rsidRDefault="00E63986">
            <w:pPr>
              <w:pStyle w:val="aa"/>
              <w:ind w:leftChars="0" w:left="0"/>
              <w:jc w:val="center"/>
              <w:rPr>
                <w:ins w:id="993" w:author="김 유진" w:date="2020-06-24T12:21:00Z"/>
                <w:b/>
                <w:bCs/>
              </w:rPr>
              <w:pPrChange w:id="994" w:author="김 유진" w:date="2020-06-24T12:21:00Z">
                <w:pPr>
                  <w:pStyle w:val="aa"/>
                  <w:ind w:leftChars="0" w:left="0"/>
                </w:pPr>
              </w:pPrChange>
            </w:pPr>
            <w:ins w:id="995" w:author="김 유진" w:date="2020-06-24T12:22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996" w:author="김 유진" w:date="2020-06-24T13:46:00Z">
              <w:tcPr>
                <w:tcW w:w="1644" w:type="dxa"/>
                <w:gridSpan w:val="4"/>
                <w:shd w:val="clear" w:color="auto" w:fill="FFFFFF" w:themeFill="background1"/>
              </w:tcPr>
            </w:tcPrChange>
          </w:tcPr>
          <w:p w14:paraId="2E91EFE0" w14:textId="5E84AFF8" w:rsidR="00E63986" w:rsidRDefault="00E63986">
            <w:pPr>
              <w:pStyle w:val="aa"/>
              <w:ind w:leftChars="0" w:left="0"/>
              <w:jc w:val="center"/>
              <w:rPr>
                <w:ins w:id="997" w:author="김 유진" w:date="2020-06-24T12:21:00Z"/>
                <w:b/>
                <w:bCs/>
              </w:rPr>
              <w:pPrChange w:id="998" w:author="김 유진" w:date="2020-06-24T12:21:00Z">
                <w:pPr>
                  <w:pStyle w:val="aa"/>
                  <w:ind w:leftChars="0" w:left="0"/>
                </w:pPr>
              </w:pPrChange>
            </w:pPr>
            <w:ins w:id="999" w:author="김 유진" w:date="2020-06-24T12:22:00Z">
              <w:r>
                <w:rPr>
                  <w:rFonts w:hint="eastAsia"/>
                  <w:b/>
                  <w:bCs/>
                </w:rPr>
                <w:t>아이디</w:t>
              </w:r>
            </w:ins>
          </w:p>
        </w:tc>
      </w:tr>
      <w:tr w:rsidR="00E63986" w14:paraId="5B211896" w14:textId="77777777" w:rsidTr="005504A5">
        <w:trPr>
          <w:ins w:id="1000" w:author="김 유진" w:date="2020-06-24T12:21:00Z"/>
        </w:trPr>
        <w:tc>
          <w:tcPr>
            <w:tcW w:w="1562" w:type="dxa"/>
            <w:vMerge/>
            <w:shd w:val="clear" w:color="auto" w:fill="ED7D31" w:themeFill="accent2"/>
            <w:tcPrChange w:id="1001" w:author="김 유진" w:date="2020-06-24T13:46:00Z">
              <w:tcPr>
                <w:tcW w:w="1643" w:type="dxa"/>
                <w:gridSpan w:val="5"/>
                <w:vMerge/>
                <w:shd w:val="clear" w:color="auto" w:fill="FFFFFF" w:themeFill="background1"/>
              </w:tcPr>
            </w:tcPrChange>
          </w:tcPr>
          <w:p w14:paraId="79B6534B" w14:textId="77777777" w:rsidR="00E63986" w:rsidRDefault="00E63986">
            <w:pPr>
              <w:pStyle w:val="aa"/>
              <w:ind w:leftChars="0" w:left="0"/>
              <w:jc w:val="center"/>
              <w:rPr>
                <w:ins w:id="1002" w:author="김 유진" w:date="2020-06-24T12:21:00Z"/>
                <w:b/>
                <w:bCs/>
              </w:rPr>
              <w:pPrChange w:id="1003" w:author="김 유진" w:date="2020-06-24T12:21:00Z">
                <w:pPr>
                  <w:pStyle w:val="aa"/>
                  <w:ind w:leftChars="0" w:left="0"/>
                </w:pPr>
              </w:pPrChange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004" w:author="김 유진" w:date="2020-06-24T13:46:00Z">
              <w:tcPr>
                <w:tcW w:w="1643" w:type="dxa"/>
                <w:gridSpan w:val="2"/>
                <w:shd w:val="clear" w:color="auto" w:fill="FFFFFF" w:themeFill="background1"/>
              </w:tcPr>
            </w:tcPrChange>
          </w:tcPr>
          <w:p w14:paraId="62A65217" w14:textId="1A600047" w:rsidR="00E63986" w:rsidRDefault="00E63986">
            <w:pPr>
              <w:pStyle w:val="aa"/>
              <w:ind w:leftChars="0" w:left="0"/>
              <w:jc w:val="center"/>
              <w:rPr>
                <w:ins w:id="1005" w:author="김 유진" w:date="2020-06-24T12:21:00Z"/>
                <w:b/>
                <w:bCs/>
              </w:rPr>
              <w:pPrChange w:id="1006" w:author="김 유진" w:date="2020-06-24T12:21:00Z">
                <w:pPr>
                  <w:pStyle w:val="aa"/>
                  <w:ind w:leftChars="0" w:left="0"/>
                </w:pPr>
              </w:pPrChange>
            </w:pPr>
            <w:ins w:id="1007" w:author="김 유진" w:date="2020-06-24T12:22:00Z">
              <w:r>
                <w:rPr>
                  <w:b/>
                  <w:bCs/>
                </w:rPr>
                <w:t>Ps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008" w:author="김 유진" w:date="2020-06-24T13:46:00Z">
              <w:tcPr>
                <w:tcW w:w="1643" w:type="dxa"/>
                <w:gridSpan w:val="7"/>
                <w:shd w:val="clear" w:color="auto" w:fill="FFFFFF" w:themeFill="background1"/>
              </w:tcPr>
            </w:tcPrChange>
          </w:tcPr>
          <w:p w14:paraId="21A82149" w14:textId="43152CC7" w:rsidR="00E63986" w:rsidRDefault="00E63986">
            <w:pPr>
              <w:pStyle w:val="aa"/>
              <w:ind w:leftChars="0" w:left="0"/>
              <w:jc w:val="center"/>
              <w:rPr>
                <w:ins w:id="1009" w:author="김 유진" w:date="2020-06-24T12:21:00Z"/>
                <w:b/>
                <w:bCs/>
              </w:rPr>
              <w:pPrChange w:id="1010" w:author="김 유진" w:date="2020-06-24T12:21:00Z">
                <w:pPr>
                  <w:pStyle w:val="aa"/>
                  <w:ind w:leftChars="0" w:left="0"/>
                </w:pPr>
              </w:pPrChange>
            </w:pPr>
            <w:ins w:id="1011" w:author="김 유진" w:date="2020-06-24T12:22:00Z">
              <w:r>
                <w:rPr>
                  <w:rFonts w:hint="eastAsia"/>
                  <w:b/>
                  <w:bCs/>
                </w:rPr>
                <w:t>비밀번호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012" w:author="김 유진" w:date="2020-06-24T13:46:00Z">
              <w:tcPr>
                <w:tcW w:w="1643" w:type="dxa"/>
                <w:gridSpan w:val="6"/>
                <w:shd w:val="clear" w:color="auto" w:fill="FFFFFF" w:themeFill="background1"/>
              </w:tcPr>
            </w:tcPrChange>
          </w:tcPr>
          <w:p w14:paraId="4A11BAB2" w14:textId="54D04F85" w:rsidR="00E63986" w:rsidRDefault="00E63986">
            <w:pPr>
              <w:pStyle w:val="aa"/>
              <w:ind w:leftChars="0" w:left="0"/>
              <w:jc w:val="center"/>
              <w:rPr>
                <w:ins w:id="1013" w:author="김 유진" w:date="2020-06-24T12:21:00Z"/>
                <w:b/>
                <w:bCs/>
              </w:rPr>
              <w:pPrChange w:id="1014" w:author="김 유진" w:date="2020-06-24T12:21:00Z">
                <w:pPr>
                  <w:pStyle w:val="aa"/>
                  <w:ind w:leftChars="0" w:left="0"/>
                </w:pPr>
              </w:pPrChange>
            </w:pPr>
            <w:ins w:id="1015" w:author="김 유진" w:date="2020-06-24T12:22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016" w:author="김 유진" w:date="2020-06-24T13:46:00Z">
              <w:tcPr>
                <w:tcW w:w="1644" w:type="dxa"/>
                <w:gridSpan w:val="4"/>
                <w:shd w:val="clear" w:color="auto" w:fill="FFFFFF" w:themeFill="background1"/>
              </w:tcPr>
            </w:tcPrChange>
          </w:tcPr>
          <w:p w14:paraId="25341BF4" w14:textId="503F0494" w:rsidR="00E63986" w:rsidRDefault="00E63986">
            <w:pPr>
              <w:pStyle w:val="aa"/>
              <w:ind w:leftChars="0" w:left="0"/>
              <w:jc w:val="center"/>
              <w:rPr>
                <w:ins w:id="1017" w:author="김 유진" w:date="2020-06-24T12:21:00Z"/>
                <w:b/>
                <w:bCs/>
              </w:rPr>
              <w:pPrChange w:id="1018" w:author="김 유진" w:date="2020-06-24T12:21:00Z">
                <w:pPr>
                  <w:pStyle w:val="aa"/>
                  <w:ind w:leftChars="0" w:left="0"/>
                </w:pPr>
              </w:pPrChange>
            </w:pPr>
            <w:ins w:id="1019" w:author="김 유진" w:date="2020-06-24T12:22:00Z">
              <w:r>
                <w:rPr>
                  <w:rFonts w:hint="eastAsia"/>
                  <w:b/>
                  <w:bCs/>
                </w:rPr>
                <w:t>비밀번호</w:t>
              </w:r>
            </w:ins>
          </w:p>
        </w:tc>
      </w:tr>
      <w:tr w:rsidR="00E63986" w14:paraId="10ECA3C2" w14:textId="77777777" w:rsidTr="005504A5">
        <w:trPr>
          <w:ins w:id="1020" w:author="김 유진" w:date="2020-06-24T12:21:00Z"/>
        </w:trPr>
        <w:tc>
          <w:tcPr>
            <w:tcW w:w="1562" w:type="dxa"/>
            <w:vMerge/>
            <w:shd w:val="clear" w:color="auto" w:fill="ED7D31" w:themeFill="accent2"/>
            <w:tcPrChange w:id="1021" w:author="김 유진" w:date="2020-06-24T13:46:00Z">
              <w:tcPr>
                <w:tcW w:w="1643" w:type="dxa"/>
                <w:gridSpan w:val="5"/>
                <w:vMerge/>
                <w:shd w:val="clear" w:color="auto" w:fill="FFFFFF" w:themeFill="background1"/>
              </w:tcPr>
            </w:tcPrChange>
          </w:tcPr>
          <w:p w14:paraId="61171186" w14:textId="77777777" w:rsidR="00E63986" w:rsidRDefault="00E63986">
            <w:pPr>
              <w:pStyle w:val="aa"/>
              <w:ind w:leftChars="0" w:left="0"/>
              <w:jc w:val="center"/>
              <w:rPr>
                <w:ins w:id="1022" w:author="김 유진" w:date="2020-06-24T12:21:00Z"/>
                <w:b/>
                <w:bCs/>
              </w:rPr>
              <w:pPrChange w:id="1023" w:author="김 유진" w:date="2020-06-24T12:21:00Z">
                <w:pPr>
                  <w:pStyle w:val="aa"/>
                  <w:ind w:leftChars="0" w:left="0"/>
                </w:pPr>
              </w:pPrChange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024" w:author="김 유진" w:date="2020-06-24T13:46:00Z">
              <w:tcPr>
                <w:tcW w:w="1643" w:type="dxa"/>
                <w:gridSpan w:val="2"/>
                <w:shd w:val="clear" w:color="auto" w:fill="FFFFFF" w:themeFill="background1"/>
              </w:tcPr>
            </w:tcPrChange>
          </w:tcPr>
          <w:p w14:paraId="4D083020" w14:textId="75FBC3E0" w:rsidR="00E63986" w:rsidRDefault="00E63986">
            <w:pPr>
              <w:pStyle w:val="aa"/>
              <w:ind w:leftChars="0" w:left="0"/>
              <w:jc w:val="center"/>
              <w:rPr>
                <w:ins w:id="1025" w:author="김 유진" w:date="2020-06-24T12:21:00Z"/>
                <w:b/>
                <w:bCs/>
              </w:rPr>
              <w:pPrChange w:id="1026" w:author="김 유진" w:date="2020-06-24T12:21:00Z">
                <w:pPr>
                  <w:pStyle w:val="aa"/>
                  <w:ind w:leftChars="0" w:left="0"/>
                </w:pPr>
              </w:pPrChange>
            </w:pPr>
            <w:ins w:id="1027" w:author="김 유진" w:date="2020-06-24T12:22:00Z">
              <w:r>
                <w:rPr>
                  <w:rFonts w:hint="eastAsia"/>
                  <w:b/>
                  <w:bCs/>
                </w:rPr>
                <w:t>n</w:t>
              </w:r>
              <w:r>
                <w:rPr>
                  <w:b/>
                  <w:bCs/>
                </w:rPr>
                <w:t>ame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028" w:author="김 유진" w:date="2020-06-24T13:46:00Z">
              <w:tcPr>
                <w:tcW w:w="1643" w:type="dxa"/>
                <w:gridSpan w:val="7"/>
                <w:shd w:val="clear" w:color="auto" w:fill="FFFFFF" w:themeFill="background1"/>
              </w:tcPr>
            </w:tcPrChange>
          </w:tcPr>
          <w:p w14:paraId="4E2B0B6C" w14:textId="3672C860" w:rsidR="00E63986" w:rsidRDefault="00E63986">
            <w:pPr>
              <w:pStyle w:val="aa"/>
              <w:ind w:leftChars="0" w:left="0"/>
              <w:jc w:val="center"/>
              <w:rPr>
                <w:ins w:id="1029" w:author="김 유진" w:date="2020-06-24T12:21:00Z"/>
                <w:b/>
                <w:bCs/>
              </w:rPr>
              <w:pPrChange w:id="1030" w:author="김 유진" w:date="2020-06-24T12:21:00Z">
                <w:pPr>
                  <w:pStyle w:val="aa"/>
                  <w:ind w:leftChars="0" w:left="0"/>
                </w:pPr>
              </w:pPrChange>
            </w:pPr>
            <w:ins w:id="1031" w:author="김 유진" w:date="2020-06-24T12:22:00Z">
              <w:r>
                <w:rPr>
                  <w:rFonts w:hint="eastAsia"/>
                  <w:b/>
                  <w:bCs/>
                </w:rPr>
                <w:t>이름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032" w:author="김 유진" w:date="2020-06-24T13:46:00Z">
              <w:tcPr>
                <w:tcW w:w="1643" w:type="dxa"/>
                <w:gridSpan w:val="6"/>
                <w:shd w:val="clear" w:color="auto" w:fill="FFFFFF" w:themeFill="background1"/>
              </w:tcPr>
            </w:tcPrChange>
          </w:tcPr>
          <w:p w14:paraId="6462193B" w14:textId="07D03FEF" w:rsidR="00E63986" w:rsidRDefault="00E63986">
            <w:pPr>
              <w:pStyle w:val="aa"/>
              <w:ind w:leftChars="0" w:left="0"/>
              <w:jc w:val="center"/>
              <w:rPr>
                <w:ins w:id="1033" w:author="김 유진" w:date="2020-06-24T12:21:00Z"/>
                <w:b/>
                <w:bCs/>
              </w:rPr>
              <w:pPrChange w:id="1034" w:author="김 유진" w:date="2020-06-24T12:21:00Z">
                <w:pPr>
                  <w:pStyle w:val="aa"/>
                  <w:ind w:leftChars="0" w:left="0"/>
                </w:pPr>
              </w:pPrChange>
            </w:pPr>
            <w:ins w:id="1035" w:author="김 유진" w:date="2020-06-24T12:22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ACHAR(30)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036" w:author="김 유진" w:date="2020-06-24T13:46:00Z">
              <w:tcPr>
                <w:tcW w:w="1644" w:type="dxa"/>
                <w:gridSpan w:val="4"/>
                <w:shd w:val="clear" w:color="auto" w:fill="FFFFFF" w:themeFill="background1"/>
              </w:tcPr>
            </w:tcPrChange>
          </w:tcPr>
          <w:p w14:paraId="226ED4F6" w14:textId="750F9716" w:rsidR="00E63986" w:rsidRDefault="00E63986">
            <w:pPr>
              <w:pStyle w:val="aa"/>
              <w:ind w:leftChars="0" w:left="0"/>
              <w:jc w:val="center"/>
              <w:rPr>
                <w:ins w:id="1037" w:author="김 유진" w:date="2020-06-24T12:21:00Z"/>
                <w:b/>
                <w:bCs/>
              </w:rPr>
              <w:pPrChange w:id="1038" w:author="김 유진" w:date="2020-06-24T12:21:00Z">
                <w:pPr>
                  <w:pStyle w:val="aa"/>
                  <w:ind w:leftChars="0" w:left="0"/>
                </w:pPr>
              </w:pPrChange>
            </w:pPr>
            <w:ins w:id="1039" w:author="김 유진" w:date="2020-06-24T12:22:00Z">
              <w:r>
                <w:rPr>
                  <w:rFonts w:hint="eastAsia"/>
                  <w:b/>
                  <w:bCs/>
                </w:rPr>
                <w:t>고유 이름</w:t>
              </w:r>
            </w:ins>
          </w:p>
        </w:tc>
      </w:tr>
      <w:tr w:rsidR="00E63986" w14:paraId="75D6D4B4" w14:textId="77777777" w:rsidTr="005504A5">
        <w:trPr>
          <w:ins w:id="1040" w:author="김 유진" w:date="2020-06-24T12:21:00Z"/>
        </w:trPr>
        <w:tc>
          <w:tcPr>
            <w:tcW w:w="1562" w:type="dxa"/>
            <w:vMerge/>
            <w:shd w:val="clear" w:color="auto" w:fill="ED7D31" w:themeFill="accent2"/>
            <w:tcPrChange w:id="1041" w:author="김 유진" w:date="2020-06-24T13:46:00Z">
              <w:tcPr>
                <w:tcW w:w="1643" w:type="dxa"/>
                <w:gridSpan w:val="5"/>
                <w:vMerge/>
                <w:shd w:val="clear" w:color="auto" w:fill="FFFFFF" w:themeFill="background1"/>
              </w:tcPr>
            </w:tcPrChange>
          </w:tcPr>
          <w:p w14:paraId="2D367014" w14:textId="77777777" w:rsidR="00E63986" w:rsidRDefault="00E63986">
            <w:pPr>
              <w:pStyle w:val="aa"/>
              <w:ind w:leftChars="0" w:left="0"/>
              <w:jc w:val="center"/>
              <w:rPr>
                <w:ins w:id="1042" w:author="김 유진" w:date="2020-06-24T12:21:00Z"/>
                <w:b/>
                <w:bCs/>
              </w:rPr>
              <w:pPrChange w:id="1043" w:author="김 유진" w:date="2020-06-24T12:21:00Z">
                <w:pPr>
                  <w:pStyle w:val="aa"/>
                  <w:ind w:leftChars="0" w:left="0"/>
                </w:pPr>
              </w:pPrChange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044" w:author="김 유진" w:date="2020-06-24T13:46:00Z">
              <w:tcPr>
                <w:tcW w:w="1643" w:type="dxa"/>
                <w:gridSpan w:val="2"/>
                <w:shd w:val="clear" w:color="auto" w:fill="FFFFFF" w:themeFill="background1"/>
              </w:tcPr>
            </w:tcPrChange>
          </w:tcPr>
          <w:p w14:paraId="1C7676D3" w14:textId="4200B84E" w:rsidR="00E63986" w:rsidRDefault="00E63986">
            <w:pPr>
              <w:pStyle w:val="aa"/>
              <w:ind w:leftChars="0" w:left="0"/>
              <w:jc w:val="center"/>
              <w:rPr>
                <w:ins w:id="1045" w:author="김 유진" w:date="2020-06-24T12:21:00Z"/>
                <w:b/>
                <w:bCs/>
              </w:rPr>
              <w:pPrChange w:id="1046" w:author="김 유진" w:date="2020-06-24T12:21:00Z">
                <w:pPr>
                  <w:pStyle w:val="aa"/>
                  <w:ind w:leftChars="0" w:left="0"/>
                </w:pPr>
              </w:pPrChange>
            </w:pPr>
            <w:ins w:id="1047" w:author="김 유진" w:date="2020-06-24T12:22:00Z">
              <w:r>
                <w:rPr>
                  <w:rFonts w:hint="eastAsia"/>
                  <w:b/>
                  <w:bCs/>
                </w:rPr>
                <w:t>p</w:t>
              </w:r>
              <w:r>
                <w:rPr>
                  <w:b/>
                  <w:bCs/>
                </w:rPr>
                <w:t>hone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048" w:author="김 유진" w:date="2020-06-24T13:46:00Z">
              <w:tcPr>
                <w:tcW w:w="1643" w:type="dxa"/>
                <w:gridSpan w:val="7"/>
                <w:shd w:val="clear" w:color="auto" w:fill="FFFFFF" w:themeFill="background1"/>
              </w:tcPr>
            </w:tcPrChange>
          </w:tcPr>
          <w:p w14:paraId="07B9420A" w14:textId="71EE61F1" w:rsidR="00E63986" w:rsidRDefault="00E63986">
            <w:pPr>
              <w:pStyle w:val="aa"/>
              <w:ind w:leftChars="0" w:left="0"/>
              <w:jc w:val="center"/>
              <w:rPr>
                <w:ins w:id="1049" w:author="김 유진" w:date="2020-06-24T12:21:00Z"/>
                <w:b/>
                <w:bCs/>
              </w:rPr>
              <w:pPrChange w:id="1050" w:author="김 유진" w:date="2020-06-24T12:21:00Z">
                <w:pPr>
                  <w:pStyle w:val="aa"/>
                  <w:ind w:leftChars="0" w:left="0"/>
                </w:pPr>
              </w:pPrChange>
            </w:pPr>
            <w:ins w:id="1051" w:author="김 유진" w:date="2020-06-24T12:22:00Z">
              <w:r>
                <w:rPr>
                  <w:rFonts w:hint="eastAsia"/>
                  <w:b/>
                  <w:bCs/>
                </w:rPr>
                <w:t>전화번호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052" w:author="김 유진" w:date="2020-06-24T13:46:00Z">
              <w:tcPr>
                <w:tcW w:w="1643" w:type="dxa"/>
                <w:gridSpan w:val="6"/>
                <w:shd w:val="clear" w:color="auto" w:fill="FFFFFF" w:themeFill="background1"/>
              </w:tcPr>
            </w:tcPrChange>
          </w:tcPr>
          <w:p w14:paraId="692734C0" w14:textId="0BD481A9" w:rsidR="00E63986" w:rsidRDefault="00E63986">
            <w:pPr>
              <w:pStyle w:val="aa"/>
              <w:ind w:leftChars="0" w:left="0"/>
              <w:jc w:val="center"/>
              <w:rPr>
                <w:ins w:id="1053" w:author="김 유진" w:date="2020-06-24T12:21:00Z"/>
                <w:b/>
                <w:bCs/>
              </w:rPr>
              <w:pPrChange w:id="1054" w:author="김 유진" w:date="2020-06-24T12:21:00Z">
                <w:pPr>
                  <w:pStyle w:val="aa"/>
                  <w:ind w:leftChars="0" w:left="0"/>
                </w:pPr>
              </w:pPrChange>
            </w:pPr>
            <w:ins w:id="1055" w:author="김 유진" w:date="2020-06-24T12:22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056" w:author="김 유진" w:date="2020-06-24T13:46:00Z">
              <w:tcPr>
                <w:tcW w:w="1644" w:type="dxa"/>
                <w:gridSpan w:val="4"/>
                <w:shd w:val="clear" w:color="auto" w:fill="FFFFFF" w:themeFill="background1"/>
              </w:tcPr>
            </w:tcPrChange>
          </w:tcPr>
          <w:p w14:paraId="201F8FA8" w14:textId="7E0A86D7" w:rsidR="00E63986" w:rsidRDefault="00E63986">
            <w:pPr>
              <w:pStyle w:val="aa"/>
              <w:ind w:leftChars="0" w:left="0"/>
              <w:jc w:val="center"/>
              <w:rPr>
                <w:ins w:id="1057" w:author="김 유진" w:date="2020-06-24T12:21:00Z"/>
                <w:b/>
                <w:bCs/>
              </w:rPr>
              <w:pPrChange w:id="1058" w:author="김 유진" w:date="2020-06-24T12:21:00Z">
                <w:pPr>
                  <w:pStyle w:val="aa"/>
                  <w:ind w:leftChars="0" w:left="0"/>
                </w:pPr>
              </w:pPrChange>
            </w:pPr>
            <w:ins w:id="1059" w:author="김 유진" w:date="2020-06-24T12:22:00Z">
              <w:r>
                <w:rPr>
                  <w:rFonts w:hint="eastAsia"/>
                  <w:b/>
                  <w:bCs/>
                </w:rPr>
                <w:t>연락처</w:t>
              </w:r>
            </w:ins>
          </w:p>
        </w:tc>
      </w:tr>
      <w:tr w:rsidR="00E63986" w14:paraId="048F3994" w14:textId="77777777" w:rsidTr="005504A5">
        <w:trPr>
          <w:ins w:id="1060" w:author="김 유진" w:date="2020-06-24T12:21:00Z"/>
        </w:trPr>
        <w:tc>
          <w:tcPr>
            <w:tcW w:w="1562" w:type="dxa"/>
            <w:vMerge/>
            <w:shd w:val="clear" w:color="auto" w:fill="ED7D31" w:themeFill="accent2"/>
            <w:tcPrChange w:id="1061" w:author="김 유진" w:date="2020-06-24T13:46:00Z">
              <w:tcPr>
                <w:tcW w:w="1643" w:type="dxa"/>
                <w:gridSpan w:val="5"/>
                <w:vMerge/>
                <w:shd w:val="clear" w:color="auto" w:fill="FFFFFF" w:themeFill="background1"/>
              </w:tcPr>
            </w:tcPrChange>
          </w:tcPr>
          <w:p w14:paraId="72BF0126" w14:textId="77777777" w:rsidR="00E63986" w:rsidRDefault="00E63986">
            <w:pPr>
              <w:pStyle w:val="aa"/>
              <w:ind w:leftChars="0" w:left="0"/>
              <w:jc w:val="center"/>
              <w:rPr>
                <w:ins w:id="1062" w:author="김 유진" w:date="2020-06-24T12:21:00Z"/>
                <w:b/>
                <w:bCs/>
              </w:rPr>
              <w:pPrChange w:id="1063" w:author="김 유진" w:date="2020-06-24T12:21:00Z">
                <w:pPr>
                  <w:pStyle w:val="aa"/>
                  <w:ind w:leftChars="0" w:left="0"/>
                </w:pPr>
              </w:pPrChange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064" w:author="김 유진" w:date="2020-06-24T13:46:00Z">
              <w:tcPr>
                <w:tcW w:w="1643" w:type="dxa"/>
                <w:gridSpan w:val="2"/>
                <w:shd w:val="clear" w:color="auto" w:fill="FFFFFF" w:themeFill="background1"/>
              </w:tcPr>
            </w:tcPrChange>
          </w:tcPr>
          <w:p w14:paraId="249BF9A8" w14:textId="2AF59FF3" w:rsidR="00E63986" w:rsidRDefault="00E63986">
            <w:pPr>
              <w:pStyle w:val="aa"/>
              <w:ind w:leftChars="0" w:left="0"/>
              <w:jc w:val="center"/>
              <w:rPr>
                <w:ins w:id="1065" w:author="김 유진" w:date="2020-06-24T12:21:00Z"/>
                <w:b/>
                <w:bCs/>
              </w:rPr>
              <w:pPrChange w:id="1066" w:author="김 유진" w:date="2020-06-24T12:21:00Z">
                <w:pPr>
                  <w:pStyle w:val="aa"/>
                  <w:ind w:leftChars="0" w:left="0"/>
                </w:pPr>
              </w:pPrChange>
            </w:pPr>
            <w:ins w:id="1067" w:author="김 유진" w:date="2020-06-24T12:22:00Z">
              <w:r>
                <w:rPr>
                  <w:b/>
                  <w:bCs/>
                </w:rPr>
                <w:t>Email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068" w:author="김 유진" w:date="2020-06-24T13:46:00Z">
              <w:tcPr>
                <w:tcW w:w="1643" w:type="dxa"/>
                <w:gridSpan w:val="7"/>
                <w:shd w:val="clear" w:color="auto" w:fill="FFFFFF" w:themeFill="background1"/>
              </w:tcPr>
            </w:tcPrChange>
          </w:tcPr>
          <w:p w14:paraId="0EC55669" w14:textId="7A66AD28" w:rsidR="00E63986" w:rsidRDefault="00E63986">
            <w:pPr>
              <w:pStyle w:val="aa"/>
              <w:ind w:leftChars="0" w:left="0"/>
              <w:jc w:val="center"/>
              <w:rPr>
                <w:ins w:id="1069" w:author="김 유진" w:date="2020-06-24T12:21:00Z"/>
                <w:b/>
                <w:bCs/>
              </w:rPr>
              <w:pPrChange w:id="1070" w:author="김 유진" w:date="2020-06-24T12:21:00Z">
                <w:pPr>
                  <w:pStyle w:val="aa"/>
                  <w:ind w:leftChars="0" w:left="0"/>
                </w:pPr>
              </w:pPrChange>
            </w:pPr>
            <w:ins w:id="1071" w:author="김 유진" w:date="2020-06-24T12:22:00Z">
              <w:r>
                <w:rPr>
                  <w:rFonts w:hint="eastAsia"/>
                  <w:b/>
                  <w:bCs/>
                </w:rPr>
                <w:t>이메일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072" w:author="김 유진" w:date="2020-06-24T13:46:00Z">
              <w:tcPr>
                <w:tcW w:w="1643" w:type="dxa"/>
                <w:gridSpan w:val="6"/>
                <w:shd w:val="clear" w:color="auto" w:fill="FFFFFF" w:themeFill="background1"/>
              </w:tcPr>
            </w:tcPrChange>
          </w:tcPr>
          <w:p w14:paraId="4390AC59" w14:textId="7283AA3B" w:rsidR="00E63986" w:rsidRDefault="00E63986">
            <w:pPr>
              <w:pStyle w:val="aa"/>
              <w:ind w:leftChars="0" w:left="0"/>
              <w:jc w:val="center"/>
              <w:rPr>
                <w:ins w:id="1073" w:author="김 유진" w:date="2020-06-24T12:21:00Z"/>
                <w:b/>
                <w:bCs/>
              </w:rPr>
              <w:pPrChange w:id="1074" w:author="김 유진" w:date="2020-06-24T12:21:00Z">
                <w:pPr>
                  <w:pStyle w:val="aa"/>
                  <w:ind w:leftChars="0" w:left="0"/>
                </w:pPr>
              </w:pPrChange>
            </w:pPr>
            <w:ins w:id="1075" w:author="김 유진" w:date="2020-06-24T12:22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076" w:author="김 유진" w:date="2020-06-24T13:46:00Z">
              <w:tcPr>
                <w:tcW w:w="1644" w:type="dxa"/>
                <w:gridSpan w:val="4"/>
                <w:shd w:val="clear" w:color="auto" w:fill="FFFFFF" w:themeFill="background1"/>
              </w:tcPr>
            </w:tcPrChange>
          </w:tcPr>
          <w:p w14:paraId="2030A0A2" w14:textId="5721AF9E" w:rsidR="00E63986" w:rsidRDefault="00E63986">
            <w:pPr>
              <w:pStyle w:val="aa"/>
              <w:ind w:leftChars="0" w:left="0"/>
              <w:jc w:val="center"/>
              <w:rPr>
                <w:ins w:id="1077" w:author="김 유진" w:date="2020-06-24T12:21:00Z"/>
                <w:b/>
                <w:bCs/>
              </w:rPr>
              <w:pPrChange w:id="1078" w:author="김 유진" w:date="2020-06-24T12:21:00Z">
                <w:pPr>
                  <w:pStyle w:val="aa"/>
                  <w:ind w:leftChars="0" w:left="0"/>
                </w:pPr>
              </w:pPrChange>
            </w:pPr>
            <w:ins w:id="1079" w:author="김 유진" w:date="2020-06-24T12:22:00Z">
              <w:r>
                <w:rPr>
                  <w:rFonts w:hint="eastAsia"/>
                  <w:b/>
                  <w:bCs/>
                </w:rPr>
                <w:t>이메일</w:t>
              </w:r>
            </w:ins>
          </w:p>
        </w:tc>
      </w:tr>
      <w:tr w:rsidR="00D3182A" w14:paraId="24058A18" w14:textId="77777777" w:rsidTr="005504A5">
        <w:trPr>
          <w:ins w:id="1080" w:author="김 유진" w:date="2020-06-24T12:22:00Z"/>
        </w:trPr>
        <w:tc>
          <w:tcPr>
            <w:tcW w:w="1562" w:type="dxa"/>
            <w:vMerge w:val="restart"/>
            <w:shd w:val="clear" w:color="auto" w:fill="ED7D31" w:themeFill="accent2"/>
            <w:tcPrChange w:id="1081" w:author="김 유진" w:date="2020-06-24T13:46:00Z">
              <w:tcPr>
                <w:tcW w:w="1643" w:type="dxa"/>
                <w:gridSpan w:val="3"/>
                <w:vMerge w:val="restart"/>
                <w:shd w:val="clear" w:color="auto" w:fill="ED7D31" w:themeFill="accent2"/>
              </w:tcPr>
            </w:tcPrChange>
          </w:tcPr>
          <w:p w14:paraId="29D91381" w14:textId="77777777" w:rsidR="00D3182A" w:rsidRDefault="00D3182A" w:rsidP="00E63986">
            <w:pPr>
              <w:pStyle w:val="aa"/>
              <w:ind w:leftChars="0" w:left="0"/>
              <w:jc w:val="center"/>
              <w:rPr>
                <w:ins w:id="1082" w:author="김 유진" w:date="2020-06-24T12:22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083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07CE03B9" w14:textId="425B367C" w:rsidR="00D3182A" w:rsidRDefault="00D3182A" w:rsidP="00E63986">
            <w:pPr>
              <w:pStyle w:val="aa"/>
              <w:ind w:leftChars="0" w:left="0"/>
              <w:jc w:val="center"/>
              <w:rPr>
                <w:ins w:id="1084" w:author="김 유진" w:date="2020-06-24T12:22:00Z"/>
                <w:b/>
                <w:bCs/>
              </w:rPr>
            </w:pPr>
            <w:ins w:id="1085" w:author="김 유진" w:date="2020-06-24T12:22:00Z">
              <w:r>
                <w:rPr>
                  <w:b/>
                  <w:bCs/>
                </w:rPr>
                <w:t>Signup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08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05718B1B" w14:textId="40461714" w:rsidR="00D3182A" w:rsidRDefault="00D3182A" w:rsidP="00E63986">
            <w:pPr>
              <w:pStyle w:val="aa"/>
              <w:ind w:leftChars="0" w:left="0"/>
              <w:jc w:val="center"/>
              <w:rPr>
                <w:ins w:id="1087" w:author="김 유진" w:date="2020-06-24T12:22:00Z"/>
                <w:b/>
                <w:bCs/>
              </w:rPr>
            </w:pPr>
            <w:ins w:id="1088" w:author="김 유진" w:date="2020-06-24T12:22:00Z">
              <w:r>
                <w:rPr>
                  <w:rFonts w:hint="eastAsia"/>
                  <w:b/>
                  <w:bCs/>
                </w:rPr>
                <w:t>가입 날짜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08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6FF23571" w14:textId="5BF0208C" w:rsidR="00D3182A" w:rsidRDefault="00D3182A" w:rsidP="00E63986">
            <w:pPr>
              <w:pStyle w:val="aa"/>
              <w:ind w:leftChars="0" w:left="0"/>
              <w:jc w:val="center"/>
              <w:rPr>
                <w:ins w:id="1090" w:author="김 유진" w:date="2020-06-24T12:22:00Z"/>
                <w:b/>
                <w:bCs/>
              </w:rPr>
            </w:pPr>
            <w:ins w:id="1091" w:author="김 유진" w:date="2020-06-24T12:22:00Z">
              <w:r>
                <w:rPr>
                  <w:rFonts w:hint="eastAsia"/>
                  <w:b/>
                  <w:bCs/>
                </w:rPr>
                <w:t>D</w:t>
              </w:r>
              <w:r>
                <w:rPr>
                  <w:b/>
                  <w:bCs/>
                </w:rPr>
                <w:t>ATETIME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09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39F91774" w14:textId="261D833D" w:rsidR="00D3182A" w:rsidRDefault="00D3182A" w:rsidP="00E63986">
            <w:pPr>
              <w:pStyle w:val="aa"/>
              <w:ind w:leftChars="0" w:left="0"/>
              <w:jc w:val="center"/>
              <w:rPr>
                <w:ins w:id="1093" w:author="김 유진" w:date="2020-06-24T12:22:00Z"/>
                <w:b/>
                <w:bCs/>
              </w:rPr>
            </w:pPr>
            <w:ins w:id="1094" w:author="김 유진" w:date="2020-06-24T12:22:00Z">
              <w:r>
                <w:rPr>
                  <w:b/>
                  <w:bCs/>
                </w:rPr>
                <w:t>가입</w:t>
              </w:r>
              <w:r>
                <w:rPr>
                  <w:rFonts w:hint="eastAsia"/>
                  <w:b/>
                  <w:bCs/>
                </w:rPr>
                <w:t xml:space="preserve"> 날짜</w:t>
              </w:r>
            </w:ins>
          </w:p>
        </w:tc>
      </w:tr>
      <w:tr w:rsidR="00D3182A" w14:paraId="5CB6F40E" w14:textId="77777777" w:rsidTr="005504A5">
        <w:trPr>
          <w:ins w:id="1095" w:author="김 유진" w:date="2020-06-24T12:22:00Z"/>
        </w:trPr>
        <w:tc>
          <w:tcPr>
            <w:tcW w:w="1562" w:type="dxa"/>
            <w:vMerge/>
            <w:shd w:val="clear" w:color="auto" w:fill="ED7D31" w:themeFill="accent2"/>
            <w:tcPrChange w:id="1096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7D809C30" w14:textId="77777777" w:rsidR="00D3182A" w:rsidRDefault="00D3182A" w:rsidP="00E63986">
            <w:pPr>
              <w:pStyle w:val="aa"/>
              <w:ind w:leftChars="0" w:left="0"/>
              <w:jc w:val="center"/>
              <w:rPr>
                <w:ins w:id="1097" w:author="김 유진" w:date="2020-06-24T12:22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098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49F4D639" w14:textId="2480193D" w:rsidR="00D3182A" w:rsidRDefault="00D3182A" w:rsidP="00E63986">
            <w:pPr>
              <w:pStyle w:val="aa"/>
              <w:ind w:leftChars="0" w:left="0"/>
              <w:jc w:val="center"/>
              <w:rPr>
                <w:ins w:id="1099" w:author="김 유진" w:date="2020-06-24T12:22:00Z"/>
                <w:b/>
                <w:bCs/>
              </w:rPr>
            </w:pPr>
            <w:ins w:id="1100" w:author="김 유진" w:date="2020-06-24T12:23:00Z">
              <w:r>
                <w:rPr>
                  <w:rFonts w:hint="eastAsia"/>
                  <w:b/>
                  <w:bCs/>
                </w:rPr>
                <w:t>R</w:t>
              </w:r>
              <w:r>
                <w:rPr>
                  <w:b/>
                  <w:bCs/>
                </w:rPr>
                <w:t>ank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10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50CB1B0D" w14:textId="7EA5837D" w:rsidR="00D3182A" w:rsidRDefault="00D3182A" w:rsidP="00E63986">
            <w:pPr>
              <w:pStyle w:val="aa"/>
              <w:ind w:leftChars="0" w:left="0"/>
              <w:jc w:val="center"/>
              <w:rPr>
                <w:ins w:id="1102" w:author="김 유진" w:date="2020-06-24T12:22:00Z"/>
                <w:b/>
                <w:bCs/>
              </w:rPr>
            </w:pPr>
            <w:ins w:id="1103" w:author="김 유진" w:date="2020-06-24T12:23:00Z">
              <w:r>
                <w:rPr>
                  <w:rFonts w:hint="eastAsia"/>
                  <w:b/>
                  <w:bCs/>
                </w:rPr>
                <w:t>랭킹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10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1AD9B377" w14:textId="24069CF9" w:rsidR="00D3182A" w:rsidRDefault="00D3182A" w:rsidP="00E63986">
            <w:pPr>
              <w:pStyle w:val="aa"/>
              <w:ind w:leftChars="0" w:left="0"/>
              <w:jc w:val="center"/>
              <w:rPr>
                <w:ins w:id="1105" w:author="김 유진" w:date="2020-06-24T12:22:00Z"/>
                <w:b/>
                <w:bCs/>
              </w:rPr>
            </w:pPr>
            <w:ins w:id="1106" w:author="김 유진" w:date="2020-06-24T12:24:00Z">
              <w:r>
                <w:rPr>
                  <w:rFonts w:hint="eastAsia"/>
                  <w:b/>
                  <w:bCs/>
                </w:rPr>
                <w:t>I</w:t>
              </w:r>
              <w:r>
                <w:rPr>
                  <w:b/>
                  <w:bCs/>
                </w:rPr>
                <w:t>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10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2CC6ABBB" w14:textId="2E5FD645" w:rsidR="00D3182A" w:rsidRDefault="00D3182A" w:rsidP="00E63986">
            <w:pPr>
              <w:pStyle w:val="aa"/>
              <w:ind w:leftChars="0" w:left="0"/>
              <w:jc w:val="center"/>
              <w:rPr>
                <w:ins w:id="1108" w:author="김 유진" w:date="2020-06-24T12:22:00Z"/>
                <w:b/>
                <w:bCs/>
              </w:rPr>
            </w:pPr>
            <w:ins w:id="1109" w:author="김 유진" w:date="2020-06-24T12:24:00Z">
              <w:r>
                <w:rPr>
                  <w:rFonts w:hint="eastAsia"/>
                  <w:b/>
                  <w:bCs/>
                </w:rPr>
                <w:t>순위</w:t>
              </w:r>
            </w:ins>
          </w:p>
        </w:tc>
      </w:tr>
      <w:tr w:rsidR="00D3182A" w14:paraId="658B9731" w14:textId="77777777" w:rsidTr="005504A5">
        <w:trPr>
          <w:ins w:id="1110" w:author="김 유진" w:date="2020-06-24T12:22:00Z"/>
        </w:trPr>
        <w:tc>
          <w:tcPr>
            <w:tcW w:w="1562" w:type="dxa"/>
            <w:vMerge/>
            <w:shd w:val="clear" w:color="auto" w:fill="ED7D31" w:themeFill="accent2"/>
            <w:tcPrChange w:id="1111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539213E6" w14:textId="77777777" w:rsidR="00D3182A" w:rsidRDefault="00D3182A" w:rsidP="00E63986">
            <w:pPr>
              <w:pStyle w:val="aa"/>
              <w:ind w:leftChars="0" w:left="0"/>
              <w:jc w:val="center"/>
              <w:rPr>
                <w:ins w:id="1112" w:author="김 유진" w:date="2020-06-24T12:22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113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26124462" w14:textId="1B4FED52" w:rsidR="00D3182A" w:rsidRDefault="00D3182A" w:rsidP="00E63986">
            <w:pPr>
              <w:pStyle w:val="aa"/>
              <w:ind w:leftChars="0" w:left="0"/>
              <w:jc w:val="center"/>
              <w:rPr>
                <w:ins w:id="1114" w:author="김 유진" w:date="2020-06-24T12:22:00Z"/>
                <w:b/>
                <w:bCs/>
              </w:rPr>
            </w:pPr>
            <w:ins w:id="1115" w:author="김 유진" w:date="2020-06-24T12:24:00Z">
              <w:r>
                <w:rPr>
                  <w:rFonts w:hint="eastAsia"/>
                  <w:b/>
                  <w:bCs/>
                </w:rPr>
                <w:t>p</w:t>
              </w:r>
              <w:r>
                <w:rPr>
                  <w:b/>
                  <w:bCs/>
                </w:rPr>
                <w:t>hoto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11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25D637AC" w14:textId="72A8D122" w:rsidR="00D3182A" w:rsidRDefault="00D3182A" w:rsidP="00E63986">
            <w:pPr>
              <w:pStyle w:val="aa"/>
              <w:ind w:leftChars="0" w:left="0"/>
              <w:jc w:val="center"/>
              <w:rPr>
                <w:ins w:id="1117" w:author="김 유진" w:date="2020-06-24T12:22:00Z"/>
                <w:b/>
                <w:bCs/>
              </w:rPr>
            </w:pPr>
            <w:ins w:id="1118" w:author="김 유진" w:date="2020-06-24T12:24:00Z">
              <w:r>
                <w:rPr>
                  <w:rFonts w:hint="eastAsia"/>
                  <w:b/>
                  <w:bCs/>
                </w:rPr>
                <w:t>사진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11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262293AF" w14:textId="6FA85BAB" w:rsidR="00D3182A" w:rsidRDefault="00D3182A" w:rsidP="00E63986">
            <w:pPr>
              <w:pStyle w:val="aa"/>
              <w:ind w:leftChars="0" w:left="0"/>
              <w:jc w:val="center"/>
              <w:rPr>
                <w:ins w:id="1120" w:author="김 유진" w:date="2020-06-24T12:22:00Z"/>
                <w:b/>
                <w:bCs/>
              </w:rPr>
            </w:pPr>
            <w:ins w:id="1121" w:author="김 유진" w:date="2020-06-24T12:24:00Z">
              <w:r>
                <w:rPr>
                  <w:rFonts w:hint="eastAsia"/>
                  <w:b/>
                  <w:bCs/>
                </w:rPr>
                <w:t>L</w:t>
              </w:r>
              <w:r>
                <w:rPr>
                  <w:b/>
                  <w:bCs/>
                </w:rPr>
                <w:t>ONGBLOB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12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17885E05" w14:textId="3A369A95" w:rsidR="00D3182A" w:rsidRDefault="00D3182A" w:rsidP="00E63986">
            <w:pPr>
              <w:pStyle w:val="aa"/>
              <w:ind w:leftChars="0" w:left="0"/>
              <w:jc w:val="center"/>
              <w:rPr>
                <w:ins w:id="1123" w:author="김 유진" w:date="2020-06-24T12:22:00Z"/>
                <w:b/>
                <w:bCs/>
              </w:rPr>
            </w:pPr>
            <w:ins w:id="1124" w:author="김 유진" w:date="2020-06-24T12:24:00Z">
              <w:r>
                <w:rPr>
                  <w:rFonts w:hint="eastAsia"/>
                  <w:b/>
                  <w:bCs/>
                </w:rPr>
                <w:t>프로필 사진</w:t>
              </w:r>
            </w:ins>
          </w:p>
        </w:tc>
      </w:tr>
      <w:tr w:rsidR="00D3182A" w14:paraId="1F5DF762" w14:textId="77777777" w:rsidTr="005504A5">
        <w:trPr>
          <w:ins w:id="1125" w:author="김 유진" w:date="2020-06-24T12:22:00Z"/>
        </w:trPr>
        <w:tc>
          <w:tcPr>
            <w:tcW w:w="1562" w:type="dxa"/>
            <w:vMerge/>
            <w:shd w:val="clear" w:color="auto" w:fill="ED7D31" w:themeFill="accent2"/>
            <w:tcPrChange w:id="1126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74B3EC3E" w14:textId="77777777" w:rsidR="00D3182A" w:rsidRDefault="00D3182A" w:rsidP="00E63986">
            <w:pPr>
              <w:pStyle w:val="aa"/>
              <w:ind w:leftChars="0" w:left="0"/>
              <w:jc w:val="center"/>
              <w:rPr>
                <w:ins w:id="1127" w:author="김 유진" w:date="2020-06-24T12:22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128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357AFBB6" w14:textId="747D77E3" w:rsidR="00D3182A" w:rsidRDefault="00D3182A" w:rsidP="00E63986">
            <w:pPr>
              <w:pStyle w:val="aa"/>
              <w:ind w:leftChars="0" w:left="0"/>
              <w:jc w:val="center"/>
              <w:rPr>
                <w:ins w:id="1129" w:author="김 유진" w:date="2020-06-24T12:22:00Z"/>
                <w:b/>
                <w:bCs/>
              </w:rPr>
            </w:pPr>
            <w:ins w:id="1130" w:author="김 유진" w:date="2020-06-24T12:25:00Z">
              <w:r>
                <w:rPr>
                  <w:rFonts w:hint="eastAsia"/>
                  <w:b/>
                  <w:bCs/>
                </w:rPr>
                <w:t>j</w:t>
              </w:r>
              <w:r>
                <w:rPr>
                  <w:b/>
                  <w:bCs/>
                </w:rPr>
                <w:t>ob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13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4A175241" w14:textId="14F05BFA" w:rsidR="00D3182A" w:rsidRDefault="00D3182A" w:rsidP="00E63986">
            <w:pPr>
              <w:pStyle w:val="aa"/>
              <w:ind w:leftChars="0" w:left="0"/>
              <w:jc w:val="center"/>
              <w:rPr>
                <w:ins w:id="1132" w:author="김 유진" w:date="2020-06-24T12:22:00Z"/>
                <w:b/>
                <w:bCs/>
              </w:rPr>
            </w:pPr>
            <w:ins w:id="1133" w:author="김 유진" w:date="2020-06-24T12:25:00Z">
              <w:r>
                <w:rPr>
                  <w:rFonts w:hint="eastAsia"/>
                  <w:b/>
                  <w:bCs/>
                </w:rPr>
                <w:t>직업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13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7BBB58FB" w14:textId="4995AF08" w:rsidR="00D3182A" w:rsidRDefault="00D3182A" w:rsidP="00E63986">
            <w:pPr>
              <w:pStyle w:val="aa"/>
              <w:ind w:leftChars="0" w:left="0"/>
              <w:jc w:val="center"/>
              <w:rPr>
                <w:ins w:id="1135" w:author="김 유진" w:date="2020-06-24T12:22:00Z"/>
                <w:b/>
                <w:bCs/>
              </w:rPr>
            </w:pPr>
            <w:ins w:id="1136" w:author="김 유진" w:date="2020-06-24T12:25:00Z">
              <w:r>
                <w:rPr>
                  <w:rFonts w:hint="eastAsia"/>
                  <w:b/>
                  <w:bCs/>
                </w:rPr>
                <w:t>I</w:t>
              </w:r>
              <w:r>
                <w:rPr>
                  <w:b/>
                  <w:bCs/>
                </w:rPr>
                <w:t>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13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5D519F6D" w14:textId="295DBE93" w:rsidR="00D3182A" w:rsidRDefault="00D3182A" w:rsidP="00E63986">
            <w:pPr>
              <w:pStyle w:val="aa"/>
              <w:ind w:leftChars="0" w:left="0"/>
              <w:jc w:val="center"/>
              <w:rPr>
                <w:ins w:id="1138" w:author="김 유진" w:date="2020-06-24T12:22:00Z"/>
                <w:b/>
                <w:bCs/>
              </w:rPr>
            </w:pPr>
            <w:ins w:id="1139" w:author="김 유진" w:date="2020-06-24T12:25:00Z">
              <w:r>
                <w:rPr>
                  <w:rFonts w:hint="eastAsia"/>
                  <w:b/>
                  <w:bCs/>
                </w:rPr>
                <w:t>개발자 소개</w:t>
              </w:r>
            </w:ins>
          </w:p>
        </w:tc>
      </w:tr>
      <w:tr w:rsidR="00D3182A" w14:paraId="39CF5E0F" w14:textId="77777777" w:rsidTr="005504A5">
        <w:trPr>
          <w:ins w:id="1140" w:author="김 유진" w:date="2020-06-24T12:22:00Z"/>
        </w:trPr>
        <w:tc>
          <w:tcPr>
            <w:tcW w:w="1562" w:type="dxa"/>
            <w:vMerge/>
            <w:shd w:val="clear" w:color="auto" w:fill="ED7D31" w:themeFill="accent2"/>
            <w:tcPrChange w:id="1141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03D08F96" w14:textId="77777777" w:rsidR="00D3182A" w:rsidRDefault="00D3182A" w:rsidP="00E63986">
            <w:pPr>
              <w:pStyle w:val="aa"/>
              <w:ind w:leftChars="0" w:left="0"/>
              <w:jc w:val="center"/>
              <w:rPr>
                <w:ins w:id="1142" w:author="김 유진" w:date="2020-06-24T12:22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143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73210CE2" w14:textId="04DFF8A8" w:rsidR="00D3182A" w:rsidRDefault="00D3182A" w:rsidP="00E63986">
            <w:pPr>
              <w:pStyle w:val="aa"/>
              <w:ind w:leftChars="0" w:left="0"/>
              <w:jc w:val="center"/>
              <w:rPr>
                <w:ins w:id="1144" w:author="김 유진" w:date="2020-06-24T12:22:00Z"/>
                <w:b/>
                <w:bCs/>
              </w:rPr>
            </w:pPr>
            <w:ins w:id="1145" w:author="김 유진" w:date="2020-06-24T12:25:00Z">
              <w:r>
                <w:rPr>
                  <w:rFonts w:hint="eastAsia"/>
                  <w:b/>
                  <w:bCs/>
                </w:rPr>
                <w:t>b</w:t>
              </w:r>
              <w:r>
                <w:rPr>
                  <w:b/>
                  <w:bCs/>
                </w:rPr>
                <w:t>ank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14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55F83E6D" w14:textId="694B7C02" w:rsidR="00D3182A" w:rsidRDefault="00D3182A" w:rsidP="00E63986">
            <w:pPr>
              <w:pStyle w:val="aa"/>
              <w:ind w:leftChars="0" w:left="0"/>
              <w:jc w:val="center"/>
              <w:rPr>
                <w:ins w:id="1147" w:author="김 유진" w:date="2020-06-24T12:22:00Z"/>
                <w:b/>
                <w:bCs/>
              </w:rPr>
            </w:pPr>
            <w:ins w:id="1148" w:author="김 유진" w:date="2020-06-24T12:25:00Z">
              <w:r>
                <w:rPr>
                  <w:rFonts w:hint="eastAsia"/>
                  <w:b/>
                  <w:bCs/>
                </w:rPr>
                <w:t>계좌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14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2F7FAD0C" w14:textId="0FE14A65" w:rsidR="00D3182A" w:rsidRDefault="00D3182A" w:rsidP="00E63986">
            <w:pPr>
              <w:pStyle w:val="aa"/>
              <w:ind w:leftChars="0" w:left="0"/>
              <w:jc w:val="center"/>
              <w:rPr>
                <w:ins w:id="1150" w:author="김 유진" w:date="2020-06-24T12:22:00Z"/>
                <w:b/>
                <w:bCs/>
              </w:rPr>
            </w:pPr>
            <w:ins w:id="1151" w:author="김 유진" w:date="2020-06-24T12:25:00Z">
              <w:r>
                <w:rPr>
                  <w:rFonts w:hint="eastAsia"/>
                  <w:b/>
                  <w:bCs/>
                </w:rPr>
                <w:t>I</w:t>
              </w:r>
              <w:r>
                <w:rPr>
                  <w:b/>
                  <w:bCs/>
                </w:rPr>
                <w:t>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15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501E69D8" w14:textId="0F71BC36" w:rsidR="00D3182A" w:rsidRDefault="00D3182A">
            <w:pPr>
              <w:pStyle w:val="aa"/>
              <w:ind w:leftChars="0" w:left="0"/>
              <w:jc w:val="center"/>
              <w:rPr>
                <w:ins w:id="1153" w:author="김 유진" w:date="2020-06-24T12:22:00Z"/>
                <w:b/>
                <w:bCs/>
              </w:rPr>
            </w:pPr>
            <w:ins w:id="1154" w:author="김 유진" w:date="2020-06-24T12:25:00Z">
              <w:r>
                <w:rPr>
                  <w:rFonts w:hint="eastAsia"/>
                  <w:b/>
                  <w:bCs/>
                </w:rPr>
                <w:t>거래 시 사용</w:t>
              </w:r>
            </w:ins>
          </w:p>
        </w:tc>
      </w:tr>
      <w:tr w:rsidR="00D3182A" w14:paraId="6D9EECB5" w14:textId="77777777" w:rsidTr="005504A5">
        <w:trPr>
          <w:ins w:id="1155" w:author="김 유진" w:date="2020-06-24T12:26:00Z"/>
        </w:trPr>
        <w:tc>
          <w:tcPr>
            <w:tcW w:w="1562" w:type="dxa"/>
            <w:vMerge/>
            <w:shd w:val="clear" w:color="auto" w:fill="ED7D31" w:themeFill="accent2"/>
            <w:tcPrChange w:id="1156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0760B494" w14:textId="77777777" w:rsidR="00D3182A" w:rsidRDefault="00D3182A" w:rsidP="00E63986">
            <w:pPr>
              <w:pStyle w:val="aa"/>
              <w:ind w:leftChars="0" w:left="0"/>
              <w:jc w:val="center"/>
              <w:rPr>
                <w:ins w:id="1157" w:author="김 유진" w:date="2020-06-24T12:26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158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23FC41DF" w14:textId="76A019A4" w:rsidR="00D3182A" w:rsidRDefault="00D3182A" w:rsidP="00E63986">
            <w:pPr>
              <w:pStyle w:val="aa"/>
              <w:ind w:leftChars="0" w:left="0"/>
              <w:jc w:val="center"/>
              <w:rPr>
                <w:ins w:id="1159" w:author="김 유진" w:date="2020-06-24T12:26:00Z"/>
                <w:b/>
                <w:bCs/>
              </w:rPr>
            </w:pPr>
            <w:ins w:id="1160" w:author="김 유진" w:date="2020-06-24T12:26:00Z">
              <w:r>
                <w:rPr>
                  <w:b/>
                  <w:bCs/>
                </w:rPr>
                <w:t>Info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16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1F77D304" w14:textId="2E2B9019" w:rsidR="00D3182A" w:rsidRDefault="00D3182A" w:rsidP="00E63986">
            <w:pPr>
              <w:pStyle w:val="aa"/>
              <w:ind w:leftChars="0" w:left="0"/>
              <w:jc w:val="center"/>
              <w:rPr>
                <w:ins w:id="1162" w:author="김 유진" w:date="2020-06-24T12:26:00Z"/>
                <w:b/>
                <w:bCs/>
              </w:rPr>
            </w:pPr>
            <w:ins w:id="1163" w:author="김 유진" w:date="2020-06-24T12:26:00Z">
              <w:r>
                <w:rPr>
                  <w:rFonts w:hint="eastAsia"/>
                  <w:b/>
                  <w:bCs/>
                </w:rPr>
                <w:t>소개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16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52E71379" w14:textId="6D6DBB18" w:rsidR="00D3182A" w:rsidRDefault="00D3182A" w:rsidP="00E63986">
            <w:pPr>
              <w:pStyle w:val="aa"/>
              <w:ind w:leftChars="0" w:left="0"/>
              <w:jc w:val="center"/>
              <w:rPr>
                <w:ins w:id="1165" w:author="김 유진" w:date="2020-06-24T12:26:00Z"/>
                <w:b/>
                <w:bCs/>
              </w:rPr>
            </w:pPr>
            <w:ins w:id="1166" w:author="김 유진" w:date="2020-06-24T12:26:00Z">
              <w:r>
                <w:rPr>
                  <w:rFonts w:hint="eastAsia"/>
                  <w:b/>
                  <w:bCs/>
                </w:rPr>
                <w:t>T</w:t>
              </w:r>
              <w:r>
                <w:rPr>
                  <w:b/>
                  <w:bCs/>
                </w:rPr>
                <w:t>EXT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16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05E2ECB1" w14:textId="00623E60" w:rsidR="00D3182A" w:rsidRDefault="00D3182A">
            <w:pPr>
              <w:pStyle w:val="aa"/>
              <w:ind w:leftChars="0" w:left="0"/>
              <w:jc w:val="center"/>
              <w:rPr>
                <w:ins w:id="1168" w:author="김 유진" w:date="2020-06-24T12:26:00Z"/>
                <w:b/>
                <w:bCs/>
              </w:rPr>
            </w:pPr>
            <w:ins w:id="1169" w:author="김 유진" w:date="2020-06-24T12:27:00Z">
              <w:r>
                <w:rPr>
                  <w:rFonts w:hint="eastAsia"/>
                  <w:b/>
                  <w:bCs/>
                </w:rPr>
                <w:t>간단한 소개 글</w:t>
              </w:r>
            </w:ins>
          </w:p>
        </w:tc>
      </w:tr>
      <w:tr w:rsidR="00D3182A" w14:paraId="6621162C" w14:textId="77777777" w:rsidTr="00D3182A">
        <w:trPr>
          <w:ins w:id="1170" w:author="김 유진" w:date="2020-06-24T12:27:00Z"/>
        </w:trPr>
        <w:tc>
          <w:tcPr>
            <w:tcW w:w="8216" w:type="dxa"/>
            <w:gridSpan w:val="8"/>
            <w:tcBorders>
              <w:left w:val="nil"/>
              <w:right w:val="nil"/>
            </w:tcBorders>
            <w:shd w:val="clear" w:color="auto" w:fill="FFFFFF" w:themeFill="background1"/>
            <w:tcPrChange w:id="1171" w:author="김 유진" w:date="2020-06-24T12:27:00Z">
              <w:tcPr>
                <w:tcW w:w="8216" w:type="dxa"/>
                <w:gridSpan w:val="24"/>
                <w:shd w:val="clear" w:color="auto" w:fill="ED7D31" w:themeFill="accent2"/>
              </w:tcPr>
            </w:tcPrChange>
          </w:tcPr>
          <w:p w14:paraId="696BC2E7" w14:textId="77777777" w:rsidR="00D3182A" w:rsidRDefault="00D3182A">
            <w:pPr>
              <w:pStyle w:val="aa"/>
              <w:ind w:leftChars="0" w:left="0"/>
              <w:jc w:val="center"/>
              <w:rPr>
                <w:ins w:id="1172" w:author="김 유진" w:date="2020-06-24T12:27:00Z"/>
                <w:b/>
                <w:bCs/>
              </w:rPr>
            </w:pPr>
          </w:p>
        </w:tc>
      </w:tr>
      <w:tr w:rsidR="00D3182A" w14:paraId="5698EA95" w14:textId="77777777" w:rsidTr="005504A5">
        <w:trPr>
          <w:ins w:id="1173" w:author="김 유진" w:date="2020-06-24T12:27:00Z"/>
        </w:trPr>
        <w:tc>
          <w:tcPr>
            <w:tcW w:w="1562" w:type="dxa"/>
            <w:vMerge w:val="restart"/>
            <w:shd w:val="clear" w:color="auto" w:fill="ED7D31" w:themeFill="accent2"/>
            <w:vAlign w:val="center"/>
            <w:tcPrChange w:id="1174" w:author="김 유진" w:date="2020-06-24T13:42:00Z">
              <w:tcPr>
                <w:tcW w:w="1643" w:type="dxa"/>
                <w:gridSpan w:val="5"/>
                <w:vMerge w:val="restart"/>
                <w:shd w:val="clear" w:color="auto" w:fill="ED7D31" w:themeFill="accent2"/>
              </w:tcPr>
            </w:tcPrChange>
          </w:tcPr>
          <w:p w14:paraId="44A70F42" w14:textId="0F09E801" w:rsidR="00D3182A" w:rsidRDefault="00CD6008">
            <w:pPr>
              <w:pStyle w:val="aa"/>
              <w:ind w:leftChars="0" w:left="0"/>
              <w:jc w:val="center"/>
              <w:rPr>
                <w:ins w:id="1175" w:author="김 유진" w:date="2020-06-24T12:27:00Z"/>
                <w:b/>
                <w:bCs/>
              </w:rPr>
            </w:pPr>
            <w:ins w:id="1176" w:author="김 유진" w:date="2020-06-24T12:32:00Z">
              <w:r>
                <w:rPr>
                  <w:rFonts w:hint="eastAsia"/>
                  <w:b/>
                  <w:bCs/>
                </w:rPr>
                <w:t>테이블</w:t>
              </w:r>
            </w:ins>
          </w:p>
        </w:tc>
        <w:tc>
          <w:tcPr>
            <w:tcW w:w="6654" w:type="dxa"/>
            <w:gridSpan w:val="7"/>
            <w:shd w:val="clear" w:color="auto" w:fill="FFFFFF" w:themeFill="background1"/>
            <w:vAlign w:val="center"/>
            <w:tcPrChange w:id="1177" w:author="김 유진" w:date="2020-06-24T13:42:00Z">
              <w:tcPr>
                <w:tcW w:w="6573" w:type="dxa"/>
                <w:gridSpan w:val="19"/>
                <w:shd w:val="clear" w:color="auto" w:fill="FFFFFF" w:themeFill="background1"/>
                <w:vAlign w:val="center"/>
              </w:tcPr>
            </w:tcPrChange>
          </w:tcPr>
          <w:p w14:paraId="2A4C9265" w14:textId="41AE2111" w:rsidR="003B040D" w:rsidRDefault="003B040D">
            <w:pPr>
              <w:pStyle w:val="aa"/>
              <w:ind w:leftChars="0" w:left="0"/>
              <w:jc w:val="center"/>
              <w:rPr>
                <w:ins w:id="1178" w:author="김 유진" w:date="2020-06-24T12:27:00Z"/>
                <w:b/>
                <w:bCs/>
              </w:rPr>
            </w:pPr>
            <w:ins w:id="1179" w:author="김 유진" w:date="2020-06-24T12:28:00Z">
              <w:r>
                <w:rPr>
                  <w:rFonts w:hint="eastAsia"/>
                  <w:b/>
                  <w:bCs/>
                </w:rPr>
                <w:t>(언어</w:t>
              </w:r>
              <w:r>
                <w:rPr>
                  <w:b/>
                  <w:bCs/>
                </w:rPr>
                <w:t>)</w:t>
              </w:r>
            </w:ins>
            <w:ins w:id="1180" w:author="김 유진" w:date="2020-06-24T12:29:00Z">
              <w:r w:rsidR="00281E9D">
                <w:rPr>
                  <w:b/>
                  <w:bCs/>
                </w:rPr>
                <w:t xml:space="preserve">_board_write(1:N </w:t>
              </w:r>
              <w:r w:rsidR="00281E9D">
                <w:rPr>
                  <w:rFonts w:hint="eastAsia"/>
                  <w:b/>
                  <w:bCs/>
                </w:rPr>
                <w:t>관계)</w:t>
              </w:r>
            </w:ins>
          </w:p>
        </w:tc>
      </w:tr>
      <w:tr w:rsidR="00D3182A" w14:paraId="3A67A1AB" w14:textId="77777777" w:rsidTr="005504A5">
        <w:trPr>
          <w:ins w:id="1181" w:author="김 유진" w:date="2020-06-24T12:27:00Z"/>
        </w:trPr>
        <w:tc>
          <w:tcPr>
            <w:tcW w:w="1562" w:type="dxa"/>
            <w:vMerge/>
            <w:shd w:val="clear" w:color="auto" w:fill="ED7D31" w:themeFill="accent2"/>
            <w:tcPrChange w:id="1182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657F31EA" w14:textId="77777777" w:rsidR="00D3182A" w:rsidRDefault="00D3182A" w:rsidP="00D3182A">
            <w:pPr>
              <w:pStyle w:val="aa"/>
              <w:ind w:leftChars="0" w:left="0"/>
              <w:jc w:val="center"/>
              <w:rPr>
                <w:ins w:id="1183" w:author="김 유진" w:date="2020-06-24T12:2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184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5BAABA3E" w14:textId="1E3BE797" w:rsidR="00D3182A" w:rsidRDefault="00D3182A" w:rsidP="00D3182A">
            <w:pPr>
              <w:pStyle w:val="aa"/>
              <w:ind w:leftChars="0" w:left="0"/>
              <w:jc w:val="center"/>
              <w:rPr>
                <w:ins w:id="1185" w:author="김 유진" w:date="2020-06-24T12:27:00Z"/>
                <w:b/>
                <w:bCs/>
              </w:rPr>
            </w:pPr>
            <w:ins w:id="1186" w:author="김 유진" w:date="2020-06-24T12:28:00Z">
              <w:r w:rsidRPr="006F49FE">
                <w:rPr>
                  <w:rFonts w:hint="eastAsia"/>
                  <w:b/>
                  <w:bCs/>
                </w:rPr>
                <w:t>L</w:t>
              </w:r>
              <w:r w:rsidRPr="006F49FE">
                <w:rPr>
                  <w:b/>
                  <w:bCs/>
                </w:rPr>
                <w:t>ogical Name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187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3FB7CD5E" w14:textId="7B305F66" w:rsidR="00D3182A" w:rsidRDefault="00D3182A" w:rsidP="00D3182A">
            <w:pPr>
              <w:pStyle w:val="aa"/>
              <w:ind w:leftChars="0" w:left="0"/>
              <w:jc w:val="center"/>
              <w:rPr>
                <w:ins w:id="1188" w:author="김 유진" w:date="2020-06-24T12:27:00Z"/>
                <w:b/>
                <w:bCs/>
              </w:rPr>
            </w:pPr>
            <w:ins w:id="1189" w:author="김 유진" w:date="2020-06-24T12:28:00Z">
              <w:r w:rsidRPr="006F49FE">
                <w:rPr>
                  <w:rFonts w:hint="eastAsia"/>
                  <w:b/>
                  <w:bCs/>
                </w:rPr>
                <w:t>N</w:t>
              </w:r>
              <w:r w:rsidRPr="006F49FE">
                <w:rPr>
                  <w:b/>
                  <w:bCs/>
                </w:rPr>
                <w:t>ame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190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094E57C2" w14:textId="09C8BA34" w:rsidR="00D3182A" w:rsidRDefault="00D3182A" w:rsidP="00D3182A">
            <w:pPr>
              <w:pStyle w:val="aa"/>
              <w:ind w:leftChars="0" w:left="0"/>
              <w:jc w:val="center"/>
              <w:rPr>
                <w:ins w:id="1191" w:author="김 유진" w:date="2020-06-24T12:27:00Z"/>
                <w:b/>
                <w:bCs/>
              </w:rPr>
            </w:pPr>
            <w:ins w:id="1192" w:author="김 유진" w:date="2020-06-24T12:28:00Z">
              <w:r w:rsidRPr="006F49FE">
                <w:rPr>
                  <w:rFonts w:hint="eastAsia"/>
                  <w:b/>
                  <w:bCs/>
                </w:rPr>
                <w:t>T</w:t>
              </w:r>
              <w:r w:rsidRPr="006F49FE">
                <w:rPr>
                  <w:b/>
                  <w:bCs/>
                </w:rPr>
                <w:t>ype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193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1D896154" w14:textId="749C10F7" w:rsidR="00D3182A" w:rsidRDefault="00D3182A" w:rsidP="00D3182A">
            <w:pPr>
              <w:pStyle w:val="aa"/>
              <w:ind w:leftChars="0" w:left="0"/>
              <w:jc w:val="center"/>
              <w:rPr>
                <w:ins w:id="1194" w:author="김 유진" w:date="2020-06-24T12:27:00Z"/>
                <w:b/>
                <w:bCs/>
              </w:rPr>
            </w:pPr>
            <w:ins w:id="1195" w:author="김 유진" w:date="2020-06-24T12:28:00Z">
              <w:r w:rsidRPr="006F49FE">
                <w:rPr>
                  <w:rFonts w:hint="eastAsia"/>
                  <w:b/>
                  <w:bCs/>
                </w:rPr>
                <w:t>기능</w:t>
              </w:r>
            </w:ins>
          </w:p>
        </w:tc>
      </w:tr>
      <w:tr w:rsidR="00281E9D" w14:paraId="5BC06502" w14:textId="77777777" w:rsidTr="005504A5">
        <w:trPr>
          <w:ins w:id="1196" w:author="김 유진" w:date="2020-06-24T12:27:00Z"/>
        </w:trPr>
        <w:tc>
          <w:tcPr>
            <w:tcW w:w="1562" w:type="dxa"/>
            <w:vMerge w:val="restart"/>
            <w:shd w:val="clear" w:color="auto" w:fill="ED7D31" w:themeFill="accent2"/>
            <w:tcPrChange w:id="1197" w:author="김 유진" w:date="2020-06-24T13:46:00Z">
              <w:tcPr>
                <w:tcW w:w="1643" w:type="dxa"/>
                <w:gridSpan w:val="3"/>
                <w:vMerge w:val="restart"/>
                <w:shd w:val="clear" w:color="auto" w:fill="ED7D31" w:themeFill="accent2"/>
              </w:tcPr>
            </w:tcPrChange>
          </w:tcPr>
          <w:p w14:paraId="306ECE0A" w14:textId="77777777" w:rsidR="00281E9D" w:rsidRDefault="00281E9D" w:rsidP="00E63986">
            <w:pPr>
              <w:pStyle w:val="aa"/>
              <w:ind w:leftChars="0" w:left="0"/>
              <w:jc w:val="center"/>
              <w:rPr>
                <w:ins w:id="1198" w:author="김 유진" w:date="2020-06-24T12:2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199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25E31ADE" w14:textId="34315B51" w:rsidR="00281E9D" w:rsidRPr="009347E3" w:rsidRDefault="00F82131" w:rsidP="00E63986">
            <w:pPr>
              <w:pStyle w:val="aa"/>
              <w:ind w:leftChars="0" w:left="0"/>
              <w:jc w:val="center"/>
              <w:rPr>
                <w:ins w:id="1200" w:author="김 유진" w:date="2020-06-24T12:27:00Z"/>
                <w:b/>
                <w:bCs/>
                <w:u w:val="single"/>
                <w:rPrChange w:id="1201" w:author="김 유진" w:date="2020-06-24T12:34:00Z">
                  <w:rPr>
                    <w:ins w:id="1202" w:author="김 유진" w:date="2020-06-24T12:27:00Z"/>
                    <w:b/>
                    <w:bCs/>
                  </w:rPr>
                </w:rPrChange>
              </w:rPr>
            </w:pPr>
            <w:ins w:id="1203" w:author="김 유진" w:date="2020-06-24T12:29:00Z">
              <w:r w:rsidRPr="009347E3">
                <w:rPr>
                  <w:b/>
                  <w:bCs/>
                  <w:u w:val="single"/>
                  <w:rPrChange w:id="1204" w:author="김 유진" w:date="2020-06-24T12:34:00Z">
                    <w:rPr>
                      <w:b/>
                      <w:bCs/>
                    </w:rPr>
                  </w:rPrChange>
                </w:rPr>
                <w:t>Num</w:t>
              </w:r>
            </w:ins>
            <w:ins w:id="1205" w:author="김 유진" w:date="2020-06-24T14:26:00Z">
              <w:r w:rsidR="00597FC9" w:rsidRPr="00DF5716">
                <w:rPr>
                  <w:b/>
                  <w:bCs/>
                </w:rPr>
                <w:t>(PK)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20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148A8A32" w14:textId="3C76B436" w:rsidR="00281E9D" w:rsidRDefault="00F82131">
            <w:pPr>
              <w:pStyle w:val="aa"/>
              <w:ind w:leftChars="0" w:left="0"/>
              <w:jc w:val="center"/>
              <w:rPr>
                <w:ins w:id="1207" w:author="김 유진" w:date="2020-06-24T12:27:00Z"/>
                <w:b/>
                <w:bCs/>
              </w:rPr>
            </w:pPr>
            <w:ins w:id="1208" w:author="김 유진" w:date="2020-06-24T12:30:00Z">
              <w:r>
                <w:rPr>
                  <w:rFonts w:hint="eastAsia"/>
                  <w:b/>
                  <w:bCs/>
                </w:rPr>
                <w:t>번호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20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21E467F3" w14:textId="6F73DA47" w:rsidR="00281E9D" w:rsidRDefault="00071D19" w:rsidP="00E63986">
            <w:pPr>
              <w:pStyle w:val="aa"/>
              <w:ind w:leftChars="0" w:left="0"/>
              <w:jc w:val="center"/>
              <w:rPr>
                <w:ins w:id="1210" w:author="김 유진" w:date="2020-06-24T12:27:00Z"/>
                <w:b/>
                <w:bCs/>
              </w:rPr>
            </w:pPr>
            <w:ins w:id="1211" w:author="김 유진" w:date="2020-06-24T12:30:00Z">
              <w:r>
                <w:rPr>
                  <w:rFonts w:hint="eastAsia"/>
                  <w:b/>
                  <w:bCs/>
                </w:rPr>
                <w:t>I</w:t>
              </w:r>
              <w:r>
                <w:rPr>
                  <w:b/>
                  <w:bCs/>
                </w:rPr>
                <w:t>NT(</w:t>
              </w:r>
              <w:r>
                <w:rPr>
                  <w:rFonts w:hint="eastAsia"/>
                  <w:b/>
                  <w:bCs/>
                </w:rPr>
                <w:t>A</w:t>
              </w:r>
              <w:r>
                <w:rPr>
                  <w:b/>
                  <w:bCs/>
                </w:rPr>
                <w:t>uto)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21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52748934" w14:textId="6BD501F2" w:rsidR="00281E9D" w:rsidRDefault="00CD6008">
            <w:pPr>
              <w:pStyle w:val="aa"/>
              <w:ind w:leftChars="0" w:left="0"/>
              <w:jc w:val="center"/>
              <w:rPr>
                <w:ins w:id="1213" w:author="김 유진" w:date="2020-06-24T12:27:00Z"/>
                <w:b/>
                <w:bCs/>
              </w:rPr>
            </w:pPr>
            <w:ins w:id="1214" w:author="김 유진" w:date="2020-06-24T12:31:00Z">
              <w:r>
                <w:rPr>
                  <w:rFonts w:hint="eastAsia"/>
                  <w:b/>
                  <w:bCs/>
                </w:rPr>
                <w:t>게시판 번호</w:t>
              </w:r>
            </w:ins>
          </w:p>
        </w:tc>
      </w:tr>
      <w:tr w:rsidR="00281E9D" w14:paraId="2EC76F43" w14:textId="77777777" w:rsidTr="005504A5">
        <w:trPr>
          <w:ins w:id="1215" w:author="김 유진" w:date="2020-06-24T12:27:00Z"/>
        </w:trPr>
        <w:tc>
          <w:tcPr>
            <w:tcW w:w="1562" w:type="dxa"/>
            <w:vMerge/>
            <w:shd w:val="clear" w:color="auto" w:fill="ED7D31" w:themeFill="accent2"/>
            <w:tcPrChange w:id="1216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2629A242" w14:textId="77777777" w:rsidR="00281E9D" w:rsidRDefault="00281E9D" w:rsidP="00E63986">
            <w:pPr>
              <w:pStyle w:val="aa"/>
              <w:ind w:leftChars="0" w:left="0"/>
              <w:jc w:val="center"/>
              <w:rPr>
                <w:ins w:id="1217" w:author="김 유진" w:date="2020-06-24T12:2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218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26428F47" w14:textId="38C432C7" w:rsidR="00281E9D" w:rsidRDefault="00F82131" w:rsidP="00E63986">
            <w:pPr>
              <w:pStyle w:val="aa"/>
              <w:ind w:leftChars="0" w:left="0"/>
              <w:jc w:val="center"/>
              <w:rPr>
                <w:ins w:id="1219" w:author="김 유진" w:date="2020-06-24T12:27:00Z"/>
                <w:b/>
                <w:bCs/>
              </w:rPr>
            </w:pPr>
            <w:ins w:id="1220" w:author="김 유진" w:date="2020-06-24T12:29:00Z">
              <w:r>
                <w:rPr>
                  <w:rFonts w:hint="eastAsia"/>
                  <w:b/>
                  <w:bCs/>
                </w:rPr>
                <w:t>U</w:t>
              </w:r>
              <w:r>
                <w:rPr>
                  <w:b/>
                  <w:bCs/>
                </w:rPr>
                <w:t>serID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22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627F4D57" w14:textId="473CB3CE" w:rsidR="00281E9D" w:rsidRDefault="00F82131" w:rsidP="00E63986">
            <w:pPr>
              <w:pStyle w:val="aa"/>
              <w:ind w:leftChars="0" w:left="0"/>
              <w:jc w:val="center"/>
              <w:rPr>
                <w:ins w:id="1222" w:author="김 유진" w:date="2020-06-24T12:27:00Z"/>
                <w:b/>
                <w:bCs/>
              </w:rPr>
            </w:pPr>
            <w:ins w:id="1223" w:author="김 유진" w:date="2020-06-24T12:30:00Z">
              <w:r>
                <w:rPr>
                  <w:rFonts w:hint="eastAsia"/>
                  <w:b/>
                  <w:bCs/>
                </w:rPr>
                <w:t>아이디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22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48C6E570" w14:textId="23485BCE" w:rsidR="00281E9D" w:rsidRDefault="00071D19" w:rsidP="00E63986">
            <w:pPr>
              <w:pStyle w:val="aa"/>
              <w:ind w:leftChars="0" w:left="0"/>
              <w:jc w:val="center"/>
              <w:rPr>
                <w:ins w:id="1225" w:author="김 유진" w:date="2020-06-24T12:27:00Z"/>
                <w:b/>
                <w:bCs/>
              </w:rPr>
            </w:pPr>
            <w:ins w:id="1226" w:author="김 유진" w:date="2020-06-24T12:31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22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115CC392" w14:textId="465345ED" w:rsidR="00281E9D" w:rsidRDefault="00CD6008">
            <w:pPr>
              <w:pStyle w:val="aa"/>
              <w:ind w:leftChars="0" w:left="0"/>
              <w:jc w:val="center"/>
              <w:rPr>
                <w:ins w:id="1228" w:author="김 유진" w:date="2020-06-24T12:27:00Z"/>
                <w:b/>
                <w:bCs/>
              </w:rPr>
            </w:pPr>
            <w:ins w:id="1229" w:author="김 유진" w:date="2020-06-24T12:31:00Z">
              <w:r>
                <w:rPr>
                  <w:rFonts w:hint="eastAsia"/>
                  <w:b/>
                  <w:bCs/>
                </w:rPr>
                <w:t>작성자</w:t>
              </w:r>
            </w:ins>
          </w:p>
        </w:tc>
      </w:tr>
      <w:tr w:rsidR="00281E9D" w14:paraId="59194E5A" w14:textId="77777777" w:rsidTr="005504A5">
        <w:trPr>
          <w:ins w:id="1230" w:author="김 유진" w:date="2020-06-24T12:27:00Z"/>
        </w:trPr>
        <w:tc>
          <w:tcPr>
            <w:tcW w:w="1562" w:type="dxa"/>
            <w:vMerge/>
            <w:shd w:val="clear" w:color="auto" w:fill="ED7D31" w:themeFill="accent2"/>
            <w:tcPrChange w:id="1231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5A4C2FCE" w14:textId="77777777" w:rsidR="00281E9D" w:rsidRDefault="00281E9D" w:rsidP="00E63986">
            <w:pPr>
              <w:pStyle w:val="aa"/>
              <w:ind w:leftChars="0" w:left="0"/>
              <w:jc w:val="center"/>
              <w:rPr>
                <w:ins w:id="1232" w:author="김 유진" w:date="2020-06-24T12:2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233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37D2CB27" w14:textId="6B2A13FF" w:rsidR="00281E9D" w:rsidRDefault="00F82131" w:rsidP="00E63986">
            <w:pPr>
              <w:pStyle w:val="aa"/>
              <w:ind w:leftChars="0" w:left="0"/>
              <w:jc w:val="center"/>
              <w:rPr>
                <w:ins w:id="1234" w:author="김 유진" w:date="2020-06-24T12:27:00Z"/>
                <w:b/>
                <w:bCs/>
              </w:rPr>
            </w:pPr>
            <w:ins w:id="1235" w:author="김 유진" w:date="2020-06-24T12:29:00Z">
              <w:r>
                <w:rPr>
                  <w:rFonts w:hint="eastAsia"/>
                  <w:b/>
                  <w:bCs/>
                </w:rPr>
                <w:t>T</w:t>
              </w:r>
              <w:r>
                <w:rPr>
                  <w:b/>
                  <w:bCs/>
                </w:rPr>
                <w:t>itle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23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2CC85E6D" w14:textId="4926D722" w:rsidR="00281E9D" w:rsidRDefault="00F82131" w:rsidP="00E63986">
            <w:pPr>
              <w:pStyle w:val="aa"/>
              <w:ind w:leftChars="0" w:left="0"/>
              <w:jc w:val="center"/>
              <w:rPr>
                <w:ins w:id="1237" w:author="김 유진" w:date="2020-06-24T12:27:00Z"/>
                <w:b/>
                <w:bCs/>
              </w:rPr>
            </w:pPr>
            <w:ins w:id="1238" w:author="김 유진" w:date="2020-06-24T12:30:00Z">
              <w:r>
                <w:rPr>
                  <w:rFonts w:hint="eastAsia"/>
                  <w:b/>
                  <w:bCs/>
                </w:rPr>
                <w:t>제목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23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1DDB4B79" w14:textId="120BC810" w:rsidR="00281E9D" w:rsidRDefault="00071D19" w:rsidP="00E63986">
            <w:pPr>
              <w:pStyle w:val="aa"/>
              <w:ind w:leftChars="0" w:left="0"/>
              <w:jc w:val="center"/>
              <w:rPr>
                <w:ins w:id="1240" w:author="김 유진" w:date="2020-06-24T12:27:00Z"/>
                <w:b/>
                <w:bCs/>
              </w:rPr>
            </w:pPr>
            <w:ins w:id="1241" w:author="김 유진" w:date="2020-06-24T12:31:00Z">
              <w:r>
                <w:rPr>
                  <w:rFonts w:hint="eastAsia"/>
                  <w:b/>
                  <w:bCs/>
                </w:rPr>
                <w:t>V</w:t>
              </w:r>
              <w:r>
                <w:rPr>
                  <w:b/>
                  <w:bCs/>
                </w:rPr>
                <w:t>ACHAR(50)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24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00EB2C90" w14:textId="68C18D0B" w:rsidR="00281E9D" w:rsidRDefault="00CD6008">
            <w:pPr>
              <w:pStyle w:val="aa"/>
              <w:ind w:leftChars="0" w:left="0"/>
              <w:jc w:val="center"/>
              <w:rPr>
                <w:ins w:id="1243" w:author="김 유진" w:date="2020-06-24T12:27:00Z"/>
                <w:b/>
                <w:bCs/>
              </w:rPr>
            </w:pPr>
            <w:ins w:id="1244" w:author="김 유진" w:date="2020-06-24T12:31:00Z">
              <w:r>
                <w:rPr>
                  <w:rFonts w:hint="eastAsia"/>
                  <w:b/>
                  <w:bCs/>
                </w:rPr>
                <w:t>제목</w:t>
              </w:r>
            </w:ins>
          </w:p>
        </w:tc>
      </w:tr>
      <w:tr w:rsidR="00281E9D" w14:paraId="59DBFC2C" w14:textId="77777777" w:rsidTr="005504A5">
        <w:trPr>
          <w:ins w:id="1245" w:author="김 유진" w:date="2020-06-24T12:27:00Z"/>
        </w:trPr>
        <w:tc>
          <w:tcPr>
            <w:tcW w:w="1562" w:type="dxa"/>
            <w:vMerge/>
            <w:shd w:val="clear" w:color="auto" w:fill="ED7D31" w:themeFill="accent2"/>
            <w:tcPrChange w:id="1246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56E23414" w14:textId="77777777" w:rsidR="00281E9D" w:rsidRDefault="00281E9D" w:rsidP="00E63986">
            <w:pPr>
              <w:pStyle w:val="aa"/>
              <w:ind w:leftChars="0" w:left="0"/>
              <w:jc w:val="center"/>
              <w:rPr>
                <w:ins w:id="1247" w:author="김 유진" w:date="2020-06-24T12:2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248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3EF4B7B6" w14:textId="113E0C1B" w:rsidR="00281E9D" w:rsidRDefault="00F82131" w:rsidP="00E63986">
            <w:pPr>
              <w:pStyle w:val="aa"/>
              <w:ind w:leftChars="0" w:left="0"/>
              <w:jc w:val="center"/>
              <w:rPr>
                <w:ins w:id="1249" w:author="김 유진" w:date="2020-06-24T12:27:00Z"/>
                <w:b/>
                <w:bCs/>
              </w:rPr>
            </w:pPr>
            <w:ins w:id="1250" w:author="김 유진" w:date="2020-06-24T12:30:00Z">
              <w:r>
                <w:rPr>
                  <w:rFonts w:hint="eastAsia"/>
                  <w:b/>
                  <w:bCs/>
                </w:rPr>
                <w:t>M</w:t>
              </w:r>
              <w:r>
                <w:rPr>
                  <w:b/>
                  <w:bCs/>
                </w:rPr>
                <w:t>emo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25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4D388FCB" w14:textId="1F8A1DF4" w:rsidR="00281E9D" w:rsidRDefault="00F82131" w:rsidP="00E63986">
            <w:pPr>
              <w:pStyle w:val="aa"/>
              <w:ind w:leftChars="0" w:left="0"/>
              <w:jc w:val="center"/>
              <w:rPr>
                <w:ins w:id="1252" w:author="김 유진" w:date="2020-06-24T12:27:00Z"/>
                <w:b/>
                <w:bCs/>
              </w:rPr>
            </w:pPr>
            <w:ins w:id="1253" w:author="김 유진" w:date="2020-06-24T12:30:00Z">
              <w:r>
                <w:rPr>
                  <w:rFonts w:hint="eastAsia"/>
                  <w:b/>
                  <w:bCs/>
                </w:rPr>
                <w:t>내용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25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0DF12DF3" w14:textId="0546D4C0" w:rsidR="00281E9D" w:rsidRDefault="00071D19" w:rsidP="00E63986">
            <w:pPr>
              <w:pStyle w:val="aa"/>
              <w:ind w:leftChars="0" w:left="0"/>
              <w:jc w:val="center"/>
              <w:rPr>
                <w:ins w:id="1255" w:author="김 유진" w:date="2020-06-24T12:27:00Z"/>
                <w:b/>
                <w:bCs/>
              </w:rPr>
            </w:pPr>
            <w:ins w:id="1256" w:author="김 유진" w:date="2020-06-24T12:31:00Z">
              <w:r>
                <w:rPr>
                  <w:rFonts w:hint="eastAsia"/>
                  <w:b/>
                  <w:bCs/>
                </w:rPr>
                <w:t>T</w:t>
              </w:r>
              <w:r>
                <w:rPr>
                  <w:b/>
                  <w:bCs/>
                </w:rPr>
                <w:t>EXT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25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787C7686" w14:textId="3EEF8C8D" w:rsidR="00281E9D" w:rsidRDefault="00CD6008">
            <w:pPr>
              <w:pStyle w:val="aa"/>
              <w:ind w:leftChars="0" w:left="0"/>
              <w:jc w:val="center"/>
              <w:rPr>
                <w:ins w:id="1258" w:author="김 유진" w:date="2020-06-24T12:27:00Z"/>
                <w:b/>
                <w:bCs/>
              </w:rPr>
            </w:pPr>
            <w:ins w:id="1259" w:author="김 유진" w:date="2020-06-24T12:31:00Z">
              <w:r>
                <w:rPr>
                  <w:rFonts w:hint="eastAsia"/>
                  <w:b/>
                  <w:bCs/>
                </w:rPr>
                <w:t>내용</w:t>
              </w:r>
            </w:ins>
          </w:p>
        </w:tc>
      </w:tr>
      <w:tr w:rsidR="00281E9D" w14:paraId="1FCA303C" w14:textId="77777777" w:rsidTr="005504A5">
        <w:trPr>
          <w:ins w:id="1260" w:author="김 유진" w:date="2020-06-24T12:27:00Z"/>
        </w:trPr>
        <w:tc>
          <w:tcPr>
            <w:tcW w:w="1562" w:type="dxa"/>
            <w:vMerge/>
            <w:shd w:val="clear" w:color="auto" w:fill="ED7D31" w:themeFill="accent2"/>
            <w:tcPrChange w:id="1261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5582B660" w14:textId="77777777" w:rsidR="00281E9D" w:rsidRDefault="00281E9D" w:rsidP="00E63986">
            <w:pPr>
              <w:pStyle w:val="aa"/>
              <w:ind w:leftChars="0" w:left="0"/>
              <w:jc w:val="center"/>
              <w:rPr>
                <w:ins w:id="1262" w:author="김 유진" w:date="2020-06-24T12:2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263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129B5A91" w14:textId="0E9F99B2" w:rsidR="00281E9D" w:rsidRDefault="00F82131" w:rsidP="00E63986">
            <w:pPr>
              <w:pStyle w:val="aa"/>
              <w:ind w:leftChars="0" w:left="0"/>
              <w:jc w:val="center"/>
              <w:rPr>
                <w:ins w:id="1264" w:author="김 유진" w:date="2020-06-24T12:27:00Z"/>
                <w:b/>
                <w:bCs/>
              </w:rPr>
            </w:pPr>
            <w:ins w:id="1265" w:author="김 유진" w:date="2020-06-24T12:30:00Z">
              <w:r>
                <w:rPr>
                  <w:rFonts w:hint="eastAsia"/>
                  <w:b/>
                  <w:bCs/>
                </w:rPr>
                <w:t>T</w:t>
              </w:r>
              <w:r>
                <w:rPr>
                  <w:b/>
                  <w:bCs/>
                </w:rPr>
                <w:t>ime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26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6CEE3069" w14:textId="31DB3623" w:rsidR="00281E9D" w:rsidRDefault="00F82131" w:rsidP="00E63986">
            <w:pPr>
              <w:pStyle w:val="aa"/>
              <w:ind w:leftChars="0" w:left="0"/>
              <w:jc w:val="center"/>
              <w:rPr>
                <w:ins w:id="1267" w:author="김 유진" w:date="2020-06-24T12:27:00Z"/>
                <w:b/>
                <w:bCs/>
              </w:rPr>
            </w:pPr>
            <w:ins w:id="1268" w:author="김 유진" w:date="2020-06-24T12:30:00Z">
              <w:r>
                <w:rPr>
                  <w:rFonts w:hint="eastAsia"/>
                  <w:b/>
                  <w:bCs/>
                </w:rPr>
                <w:t>시간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26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08C40DC8" w14:textId="4BCB25BE" w:rsidR="00281E9D" w:rsidRDefault="00CD6008" w:rsidP="00E63986">
            <w:pPr>
              <w:pStyle w:val="aa"/>
              <w:ind w:leftChars="0" w:left="0"/>
              <w:jc w:val="center"/>
              <w:rPr>
                <w:ins w:id="1270" w:author="김 유진" w:date="2020-06-24T12:27:00Z"/>
                <w:b/>
                <w:bCs/>
              </w:rPr>
            </w:pPr>
            <w:ins w:id="1271" w:author="김 유진" w:date="2020-06-24T12:31:00Z">
              <w:r>
                <w:rPr>
                  <w:rFonts w:hint="eastAsia"/>
                  <w:b/>
                  <w:bCs/>
                </w:rPr>
                <w:t>D</w:t>
              </w:r>
              <w:r>
                <w:rPr>
                  <w:b/>
                  <w:bCs/>
                </w:rPr>
                <w:t>ATETIME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27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645158D8" w14:textId="2AD2B804" w:rsidR="00281E9D" w:rsidRDefault="00CD6008">
            <w:pPr>
              <w:pStyle w:val="aa"/>
              <w:ind w:leftChars="0" w:left="0"/>
              <w:jc w:val="center"/>
              <w:rPr>
                <w:ins w:id="1273" w:author="김 유진" w:date="2020-06-24T12:27:00Z"/>
                <w:b/>
                <w:bCs/>
              </w:rPr>
            </w:pPr>
            <w:ins w:id="1274" w:author="김 유진" w:date="2020-06-24T12:31:00Z">
              <w:r>
                <w:rPr>
                  <w:rFonts w:hint="eastAsia"/>
                  <w:b/>
                  <w:bCs/>
                </w:rPr>
                <w:t>등록 시간</w:t>
              </w:r>
            </w:ins>
          </w:p>
        </w:tc>
      </w:tr>
      <w:tr w:rsidR="00281E9D" w14:paraId="169F624B" w14:textId="77777777" w:rsidTr="005504A5">
        <w:trPr>
          <w:ins w:id="1275" w:author="김 유진" w:date="2020-06-24T12:27:00Z"/>
        </w:trPr>
        <w:tc>
          <w:tcPr>
            <w:tcW w:w="1562" w:type="dxa"/>
            <w:vMerge/>
            <w:shd w:val="clear" w:color="auto" w:fill="ED7D31" w:themeFill="accent2"/>
            <w:tcPrChange w:id="1276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1FCDEF8D" w14:textId="77777777" w:rsidR="00281E9D" w:rsidRDefault="00281E9D" w:rsidP="00E63986">
            <w:pPr>
              <w:pStyle w:val="aa"/>
              <w:ind w:leftChars="0" w:left="0"/>
              <w:jc w:val="center"/>
              <w:rPr>
                <w:ins w:id="1277" w:author="김 유진" w:date="2020-06-24T12:2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278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3A6BB736" w14:textId="470E80EE" w:rsidR="00281E9D" w:rsidRDefault="00F82131" w:rsidP="00E63986">
            <w:pPr>
              <w:pStyle w:val="aa"/>
              <w:ind w:leftChars="0" w:left="0"/>
              <w:jc w:val="center"/>
              <w:rPr>
                <w:ins w:id="1279" w:author="김 유진" w:date="2020-06-24T12:27:00Z"/>
                <w:b/>
                <w:bCs/>
              </w:rPr>
            </w:pPr>
            <w:ins w:id="1280" w:author="김 유진" w:date="2020-06-24T12:30:00Z">
              <w:r>
                <w:rPr>
                  <w:rFonts w:hint="eastAsia"/>
                  <w:b/>
                  <w:bCs/>
                </w:rPr>
                <w:t>A</w:t>
              </w:r>
              <w:r>
                <w:rPr>
                  <w:b/>
                  <w:bCs/>
                </w:rPr>
                <w:t>vailable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28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516054EE" w14:textId="64ED5D0E" w:rsidR="00281E9D" w:rsidRDefault="00F82131" w:rsidP="00E63986">
            <w:pPr>
              <w:pStyle w:val="aa"/>
              <w:ind w:leftChars="0" w:left="0"/>
              <w:jc w:val="center"/>
              <w:rPr>
                <w:ins w:id="1282" w:author="김 유진" w:date="2020-06-24T12:27:00Z"/>
                <w:b/>
                <w:bCs/>
              </w:rPr>
            </w:pPr>
            <w:ins w:id="1283" w:author="김 유진" w:date="2020-06-24T12:30:00Z">
              <w:r>
                <w:rPr>
                  <w:rFonts w:hint="eastAsia"/>
                  <w:b/>
                  <w:bCs/>
                </w:rPr>
                <w:t>등록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28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77A6FEC8" w14:textId="4CF6A14D" w:rsidR="00281E9D" w:rsidRDefault="00CD6008" w:rsidP="00E63986">
            <w:pPr>
              <w:pStyle w:val="aa"/>
              <w:ind w:leftChars="0" w:left="0"/>
              <w:jc w:val="center"/>
              <w:rPr>
                <w:ins w:id="1285" w:author="김 유진" w:date="2020-06-24T12:27:00Z"/>
                <w:b/>
                <w:bCs/>
              </w:rPr>
            </w:pPr>
            <w:ins w:id="1286" w:author="김 유진" w:date="2020-06-24T12:31:00Z">
              <w:r>
                <w:rPr>
                  <w:rFonts w:hint="eastAsia"/>
                  <w:b/>
                  <w:bCs/>
                </w:rPr>
                <w:t>I</w:t>
              </w:r>
              <w:r>
                <w:rPr>
                  <w:b/>
                  <w:bCs/>
                </w:rPr>
                <w:t>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28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5C893411" w14:textId="5F7DC778" w:rsidR="00281E9D" w:rsidRDefault="00CD6008">
            <w:pPr>
              <w:pStyle w:val="aa"/>
              <w:ind w:leftChars="0" w:left="0"/>
              <w:jc w:val="center"/>
              <w:rPr>
                <w:ins w:id="1288" w:author="김 유진" w:date="2020-06-24T12:27:00Z"/>
                <w:b/>
                <w:bCs/>
              </w:rPr>
            </w:pPr>
            <w:ins w:id="1289" w:author="김 유진" w:date="2020-06-24T12:31:00Z">
              <w:r>
                <w:rPr>
                  <w:rFonts w:hint="eastAsia"/>
                  <w:b/>
                  <w:bCs/>
                </w:rPr>
                <w:t>등록 여</w:t>
              </w:r>
            </w:ins>
            <w:ins w:id="1290" w:author="김 유진" w:date="2020-06-24T12:32:00Z">
              <w:r>
                <w:rPr>
                  <w:rFonts w:hint="eastAsia"/>
                  <w:b/>
                  <w:bCs/>
                </w:rPr>
                <w:t>부</w:t>
              </w:r>
            </w:ins>
          </w:p>
        </w:tc>
      </w:tr>
      <w:tr w:rsidR="00281E9D" w14:paraId="51EF6285" w14:textId="77777777" w:rsidTr="005504A5">
        <w:trPr>
          <w:ins w:id="1291" w:author="김 유진" w:date="2020-06-24T12:27:00Z"/>
        </w:trPr>
        <w:tc>
          <w:tcPr>
            <w:tcW w:w="1562" w:type="dxa"/>
            <w:vMerge/>
            <w:shd w:val="clear" w:color="auto" w:fill="ED7D31" w:themeFill="accent2"/>
            <w:tcPrChange w:id="1292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3B2804E2" w14:textId="77777777" w:rsidR="00281E9D" w:rsidRDefault="00281E9D" w:rsidP="00E63986">
            <w:pPr>
              <w:pStyle w:val="aa"/>
              <w:ind w:leftChars="0" w:left="0"/>
              <w:jc w:val="center"/>
              <w:rPr>
                <w:ins w:id="1293" w:author="김 유진" w:date="2020-06-24T12:2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294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09502E31" w14:textId="18248EAA" w:rsidR="00281E9D" w:rsidRDefault="00F82131" w:rsidP="00E63986">
            <w:pPr>
              <w:pStyle w:val="aa"/>
              <w:ind w:leftChars="0" w:left="0"/>
              <w:jc w:val="center"/>
              <w:rPr>
                <w:ins w:id="1295" w:author="김 유진" w:date="2020-06-24T12:27:00Z"/>
                <w:b/>
                <w:bCs/>
              </w:rPr>
            </w:pPr>
            <w:ins w:id="1296" w:author="김 유진" w:date="2020-06-24T12:30:00Z">
              <w:r>
                <w:rPr>
                  <w:rFonts w:hint="eastAsia"/>
                  <w:b/>
                  <w:bCs/>
                </w:rPr>
                <w:t>H</w:t>
              </w:r>
              <w:r>
                <w:rPr>
                  <w:b/>
                  <w:bCs/>
                </w:rPr>
                <w:t>its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297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6408CA57" w14:textId="2137B49A" w:rsidR="00281E9D" w:rsidRDefault="00F82131" w:rsidP="00E63986">
            <w:pPr>
              <w:pStyle w:val="aa"/>
              <w:ind w:leftChars="0" w:left="0"/>
              <w:jc w:val="center"/>
              <w:rPr>
                <w:ins w:id="1298" w:author="김 유진" w:date="2020-06-24T12:27:00Z"/>
                <w:b/>
                <w:bCs/>
              </w:rPr>
            </w:pPr>
            <w:ins w:id="1299" w:author="김 유진" w:date="2020-06-24T12:30:00Z">
              <w:r>
                <w:rPr>
                  <w:rFonts w:hint="eastAsia"/>
                  <w:b/>
                  <w:bCs/>
                </w:rPr>
                <w:t>조회수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300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404762D1" w14:textId="2C96D8F2" w:rsidR="00281E9D" w:rsidRDefault="00CD6008" w:rsidP="00E63986">
            <w:pPr>
              <w:pStyle w:val="aa"/>
              <w:ind w:leftChars="0" w:left="0"/>
              <w:jc w:val="center"/>
              <w:rPr>
                <w:ins w:id="1301" w:author="김 유진" w:date="2020-06-24T12:27:00Z"/>
                <w:b/>
                <w:bCs/>
              </w:rPr>
            </w:pPr>
            <w:ins w:id="1302" w:author="김 유진" w:date="2020-06-24T12:31:00Z">
              <w:r>
                <w:rPr>
                  <w:rFonts w:hint="eastAsia"/>
                  <w:b/>
                  <w:bCs/>
                </w:rPr>
                <w:t>I</w:t>
              </w:r>
              <w:r>
                <w:rPr>
                  <w:b/>
                  <w:bCs/>
                </w:rPr>
                <w:t>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303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0DA6C565" w14:textId="4E469713" w:rsidR="00281E9D" w:rsidRDefault="00CD6008">
            <w:pPr>
              <w:pStyle w:val="aa"/>
              <w:ind w:leftChars="0" w:left="0"/>
              <w:jc w:val="center"/>
              <w:rPr>
                <w:ins w:id="1304" w:author="김 유진" w:date="2020-06-24T12:27:00Z"/>
                <w:b/>
                <w:bCs/>
              </w:rPr>
            </w:pPr>
            <w:ins w:id="1305" w:author="김 유진" w:date="2020-06-24T12:32:00Z">
              <w:r>
                <w:rPr>
                  <w:rFonts w:hint="eastAsia"/>
                  <w:b/>
                  <w:bCs/>
                </w:rPr>
                <w:t>조회수</w:t>
              </w:r>
            </w:ins>
          </w:p>
        </w:tc>
      </w:tr>
      <w:tr w:rsidR="00CD6008" w14:paraId="2E9C8748" w14:textId="77777777" w:rsidTr="00CD6008">
        <w:trPr>
          <w:ins w:id="1306" w:author="김 유진" w:date="2020-06-24T12:32:00Z"/>
        </w:trPr>
        <w:tc>
          <w:tcPr>
            <w:tcW w:w="8216" w:type="dxa"/>
            <w:gridSpan w:val="8"/>
            <w:tcBorders>
              <w:left w:val="nil"/>
              <w:right w:val="nil"/>
            </w:tcBorders>
            <w:shd w:val="clear" w:color="auto" w:fill="FFFFFF" w:themeFill="background1"/>
            <w:tcPrChange w:id="1307" w:author="김 유진" w:date="2020-06-24T12:32:00Z">
              <w:tcPr>
                <w:tcW w:w="8216" w:type="dxa"/>
                <w:gridSpan w:val="24"/>
                <w:shd w:val="clear" w:color="auto" w:fill="ED7D31" w:themeFill="accent2"/>
              </w:tcPr>
            </w:tcPrChange>
          </w:tcPr>
          <w:p w14:paraId="2A84401E" w14:textId="77777777" w:rsidR="00CD6008" w:rsidRDefault="00CD6008">
            <w:pPr>
              <w:pStyle w:val="aa"/>
              <w:ind w:leftChars="0" w:left="0"/>
              <w:jc w:val="center"/>
              <w:rPr>
                <w:ins w:id="1308" w:author="김 유진" w:date="2020-06-24T12:32:00Z"/>
                <w:b/>
                <w:bCs/>
              </w:rPr>
            </w:pPr>
          </w:p>
        </w:tc>
      </w:tr>
      <w:tr w:rsidR="009A2AAD" w14:paraId="0DA7DABF" w14:textId="77777777" w:rsidTr="005504A5">
        <w:trPr>
          <w:ins w:id="1309" w:author="김 유진" w:date="2020-06-24T12:32:00Z"/>
        </w:trPr>
        <w:tc>
          <w:tcPr>
            <w:tcW w:w="1562" w:type="dxa"/>
            <w:vMerge w:val="restart"/>
            <w:shd w:val="clear" w:color="auto" w:fill="ED7D31" w:themeFill="accent2"/>
            <w:vAlign w:val="center"/>
            <w:tcPrChange w:id="1310" w:author="김 유진" w:date="2020-06-24T13:42:00Z">
              <w:tcPr>
                <w:tcW w:w="1643" w:type="dxa"/>
                <w:gridSpan w:val="5"/>
                <w:vMerge w:val="restart"/>
                <w:shd w:val="clear" w:color="auto" w:fill="ED7D31" w:themeFill="accent2"/>
              </w:tcPr>
            </w:tcPrChange>
          </w:tcPr>
          <w:p w14:paraId="65859EB6" w14:textId="5AE50EC0" w:rsidR="009A2AAD" w:rsidRDefault="009A2AAD">
            <w:pPr>
              <w:pStyle w:val="aa"/>
              <w:ind w:leftChars="0" w:left="0"/>
              <w:jc w:val="center"/>
              <w:rPr>
                <w:ins w:id="1311" w:author="김 유진" w:date="2020-06-24T12:32:00Z"/>
                <w:b/>
                <w:bCs/>
              </w:rPr>
            </w:pPr>
            <w:ins w:id="1312" w:author="김 유진" w:date="2020-06-24T12:33:00Z">
              <w:r>
                <w:rPr>
                  <w:rFonts w:hint="eastAsia"/>
                  <w:b/>
                  <w:bCs/>
                </w:rPr>
                <w:t>테이블</w:t>
              </w:r>
            </w:ins>
          </w:p>
        </w:tc>
        <w:tc>
          <w:tcPr>
            <w:tcW w:w="6654" w:type="dxa"/>
            <w:gridSpan w:val="7"/>
            <w:shd w:val="clear" w:color="auto" w:fill="FFFFFF" w:themeFill="background1"/>
            <w:vAlign w:val="center"/>
            <w:tcPrChange w:id="1313" w:author="김 유진" w:date="2020-06-24T13:42:00Z">
              <w:tcPr>
                <w:tcW w:w="6573" w:type="dxa"/>
                <w:gridSpan w:val="19"/>
                <w:shd w:val="clear" w:color="auto" w:fill="FFFFFF" w:themeFill="background1"/>
                <w:vAlign w:val="center"/>
              </w:tcPr>
            </w:tcPrChange>
          </w:tcPr>
          <w:p w14:paraId="3D5554ED" w14:textId="234C3C49" w:rsidR="009A2AAD" w:rsidRDefault="009347E3">
            <w:pPr>
              <w:pStyle w:val="aa"/>
              <w:ind w:leftChars="0" w:left="0"/>
              <w:jc w:val="center"/>
              <w:rPr>
                <w:ins w:id="1314" w:author="김 유진" w:date="2020-06-24T12:32:00Z"/>
                <w:b/>
                <w:bCs/>
              </w:rPr>
            </w:pPr>
            <w:ins w:id="1315" w:author="김 유진" w:date="2020-06-24T12:34:00Z">
              <w:r>
                <w:rPr>
                  <w:b/>
                  <w:bCs/>
                </w:rPr>
                <w:t>Order info</w:t>
              </w:r>
            </w:ins>
          </w:p>
        </w:tc>
      </w:tr>
      <w:tr w:rsidR="009A2AAD" w14:paraId="6E8D923F" w14:textId="77777777" w:rsidTr="005504A5">
        <w:trPr>
          <w:ins w:id="1316" w:author="김 유진" w:date="2020-06-24T12:32:00Z"/>
        </w:trPr>
        <w:tc>
          <w:tcPr>
            <w:tcW w:w="1562" w:type="dxa"/>
            <w:vMerge/>
            <w:shd w:val="clear" w:color="auto" w:fill="ED7D31" w:themeFill="accent2"/>
            <w:tcPrChange w:id="1317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65FF5A0E" w14:textId="77777777" w:rsidR="009A2AAD" w:rsidRDefault="009A2AAD" w:rsidP="009A2AAD">
            <w:pPr>
              <w:pStyle w:val="aa"/>
              <w:ind w:leftChars="0" w:left="0"/>
              <w:jc w:val="center"/>
              <w:rPr>
                <w:ins w:id="1318" w:author="김 유진" w:date="2020-06-24T12:32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319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102EC4D9" w14:textId="32CDEA11" w:rsidR="009A2AAD" w:rsidRDefault="009A2AAD" w:rsidP="009A2AAD">
            <w:pPr>
              <w:pStyle w:val="aa"/>
              <w:ind w:leftChars="0" w:left="0"/>
              <w:jc w:val="center"/>
              <w:rPr>
                <w:ins w:id="1320" w:author="김 유진" w:date="2020-06-24T12:32:00Z"/>
                <w:b/>
                <w:bCs/>
              </w:rPr>
            </w:pPr>
            <w:ins w:id="1321" w:author="김 유진" w:date="2020-06-24T12:33:00Z">
              <w:r w:rsidRPr="006F49FE">
                <w:rPr>
                  <w:rFonts w:hint="eastAsia"/>
                  <w:b/>
                  <w:bCs/>
                </w:rPr>
                <w:t>L</w:t>
              </w:r>
              <w:r w:rsidRPr="006F49FE">
                <w:rPr>
                  <w:b/>
                  <w:bCs/>
                </w:rPr>
                <w:t>ogical Name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322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6D4272AD" w14:textId="209950CA" w:rsidR="009A2AAD" w:rsidRDefault="009A2AAD" w:rsidP="009A2AAD">
            <w:pPr>
              <w:pStyle w:val="aa"/>
              <w:ind w:leftChars="0" w:left="0"/>
              <w:jc w:val="center"/>
              <w:rPr>
                <w:ins w:id="1323" w:author="김 유진" w:date="2020-06-24T12:32:00Z"/>
                <w:b/>
                <w:bCs/>
              </w:rPr>
            </w:pPr>
            <w:ins w:id="1324" w:author="김 유진" w:date="2020-06-24T12:33:00Z">
              <w:r w:rsidRPr="006F49FE">
                <w:rPr>
                  <w:rFonts w:hint="eastAsia"/>
                  <w:b/>
                  <w:bCs/>
                </w:rPr>
                <w:t>N</w:t>
              </w:r>
              <w:r w:rsidRPr="006F49FE">
                <w:rPr>
                  <w:b/>
                  <w:bCs/>
                </w:rPr>
                <w:t>ame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325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29363961" w14:textId="34BD1B38" w:rsidR="009A2AAD" w:rsidRDefault="009A2AAD" w:rsidP="009A2AAD">
            <w:pPr>
              <w:pStyle w:val="aa"/>
              <w:ind w:leftChars="0" w:left="0"/>
              <w:jc w:val="center"/>
              <w:rPr>
                <w:ins w:id="1326" w:author="김 유진" w:date="2020-06-24T12:32:00Z"/>
                <w:b/>
                <w:bCs/>
              </w:rPr>
            </w:pPr>
            <w:ins w:id="1327" w:author="김 유진" w:date="2020-06-24T12:33:00Z">
              <w:r w:rsidRPr="006F49FE">
                <w:rPr>
                  <w:rFonts w:hint="eastAsia"/>
                  <w:b/>
                  <w:bCs/>
                </w:rPr>
                <w:t>T</w:t>
              </w:r>
              <w:r w:rsidRPr="006F49FE">
                <w:rPr>
                  <w:b/>
                  <w:bCs/>
                </w:rPr>
                <w:t>ype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328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204412AF" w14:textId="55C9F1E8" w:rsidR="009A2AAD" w:rsidRDefault="009A2AAD" w:rsidP="009A2AAD">
            <w:pPr>
              <w:pStyle w:val="aa"/>
              <w:ind w:leftChars="0" w:left="0"/>
              <w:jc w:val="center"/>
              <w:rPr>
                <w:ins w:id="1329" w:author="김 유진" w:date="2020-06-24T12:32:00Z"/>
                <w:b/>
                <w:bCs/>
              </w:rPr>
            </w:pPr>
            <w:ins w:id="1330" w:author="김 유진" w:date="2020-06-24T12:33:00Z">
              <w:r w:rsidRPr="006F49FE">
                <w:rPr>
                  <w:rFonts w:hint="eastAsia"/>
                  <w:b/>
                  <w:bCs/>
                </w:rPr>
                <w:t>기능</w:t>
              </w:r>
            </w:ins>
          </w:p>
        </w:tc>
      </w:tr>
      <w:tr w:rsidR="009347E3" w14:paraId="71BB78C3" w14:textId="77777777" w:rsidTr="005504A5">
        <w:trPr>
          <w:ins w:id="1331" w:author="김 유진" w:date="2020-06-24T12:32:00Z"/>
        </w:trPr>
        <w:tc>
          <w:tcPr>
            <w:tcW w:w="1562" w:type="dxa"/>
            <w:vMerge w:val="restart"/>
            <w:shd w:val="clear" w:color="auto" w:fill="ED7D31" w:themeFill="accent2"/>
            <w:tcPrChange w:id="1332" w:author="김 유진" w:date="2020-06-24T13:46:00Z">
              <w:tcPr>
                <w:tcW w:w="1643" w:type="dxa"/>
                <w:gridSpan w:val="3"/>
                <w:vMerge w:val="restart"/>
                <w:shd w:val="clear" w:color="auto" w:fill="ED7D31" w:themeFill="accent2"/>
              </w:tcPr>
            </w:tcPrChange>
          </w:tcPr>
          <w:p w14:paraId="2B2F67D3" w14:textId="77777777" w:rsidR="009347E3" w:rsidRDefault="009347E3" w:rsidP="00E63986">
            <w:pPr>
              <w:pStyle w:val="aa"/>
              <w:ind w:leftChars="0" w:left="0"/>
              <w:jc w:val="center"/>
              <w:rPr>
                <w:ins w:id="1333" w:author="김 유진" w:date="2020-06-24T12:32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334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54AED481" w14:textId="648906B8" w:rsidR="009347E3" w:rsidRPr="00C358CE" w:rsidRDefault="00C358CE" w:rsidP="00E63986">
            <w:pPr>
              <w:pStyle w:val="aa"/>
              <w:ind w:leftChars="0" w:left="0"/>
              <w:jc w:val="center"/>
              <w:rPr>
                <w:ins w:id="1335" w:author="김 유진" w:date="2020-06-24T12:32:00Z"/>
                <w:b/>
                <w:bCs/>
                <w:u w:val="single"/>
                <w:rPrChange w:id="1336" w:author="김 유진" w:date="2020-06-24T12:35:00Z">
                  <w:rPr>
                    <w:ins w:id="1337" w:author="김 유진" w:date="2020-06-24T12:32:00Z"/>
                    <w:b/>
                    <w:bCs/>
                  </w:rPr>
                </w:rPrChange>
              </w:rPr>
            </w:pPr>
            <w:ins w:id="1338" w:author="김 유진" w:date="2020-06-24T12:35:00Z">
              <w:r w:rsidRPr="00C358CE">
                <w:rPr>
                  <w:b/>
                  <w:bCs/>
                  <w:u w:val="single"/>
                  <w:rPrChange w:id="1339" w:author="김 유진" w:date="2020-06-24T12:35:00Z">
                    <w:rPr>
                      <w:b/>
                      <w:bCs/>
                    </w:rPr>
                  </w:rPrChange>
                </w:rPr>
                <w:t>Client</w:t>
              </w:r>
            </w:ins>
            <w:ins w:id="1340" w:author="김 유진" w:date="2020-06-24T14:26:00Z">
              <w:r w:rsidR="00597FC9" w:rsidRPr="00DF5716">
                <w:rPr>
                  <w:b/>
                  <w:bCs/>
                </w:rPr>
                <w:t>(PK)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34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521B444F" w14:textId="2CFD8341" w:rsidR="009347E3" w:rsidRDefault="00C358CE" w:rsidP="00E63986">
            <w:pPr>
              <w:pStyle w:val="aa"/>
              <w:ind w:leftChars="0" w:left="0"/>
              <w:jc w:val="center"/>
              <w:rPr>
                <w:ins w:id="1342" w:author="김 유진" w:date="2020-06-24T12:32:00Z"/>
                <w:b/>
                <w:bCs/>
              </w:rPr>
            </w:pPr>
            <w:ins w:id="1343" w:author="김 유진" w:date="2020-06-24T12:35:00Z">
              <w:r>
                <w:rPr>
                  <w:rFonts w:hint="eastAsia"/>
                  <w:b/>
                  <w:bCs/>
                </w:rPr>
                <w:t>주문자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34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7B1876AB" w14:textId="018C42D9" w:rsidR="009347E3" w:rsidRDefault="00C358CE" w:rsidP="00E63986">
            <w:pPr>
              <w:pStyle w:val="aa"/>
              <w:ind w:leftChars="0" w:left="0"/>
              <w:jc w:val="center"/>
              <w:rPr>
                <w:ins w:id="1345" w:author="김 유진" w:date="2020-06-24T12:32:00Z"/>
                <w:b/>
                <w:bCs/>
              </w:rPr>
            </w:pPr>
            <w:ins w:id="1346" w:author="김 유진" w:date="2020-06-24T12:35:00Z">
              <w:r w:rsidRPr="00C358CE">
                <w:rPr>
                  <w:b/>
                  <w:bCs/>
                </w:rPr>
                <w:t>VARCHAR(45)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34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748D7481" w14:textId="70CBE68A" w:rsidR="009347E3" w:rsidRDefault="00EE1936">
            <w:pPr>
              <w:pStyle w:val="aa"/>
              <w:ind w:leftChars="0" w:left="0"/>
              <w:jc w:val="center"/>
              <w:rPr>
                <w:ins w:id="1348" w:author="김 유진" w:date="2020-06-24T12:32:00Z"/>
                <w:b/>
                <w:bCs/>
              </w:rPr>
            </w:pPr>
            <w:ins w:id="1349" w:author="김 유진" w:date="2020-06-24T12:36:00Z">
              <w:r>
                <w:rPr>
                  <w:rFonts w:hint="eastAsia"/>
                  <w:b/>
                  <w:bCs/>
                </w:rPr>
                <w:t>의뢰자</w:t>
              </w:r>
            </w:ins>
          </w:p>
        </w:tc>
      </w:tr>
      <w:tr w:rsidR="009347E3" w14:paraId="717FC660" w14:textId="77777777" w:rsidTr="005504A5">
        <w:trPr>
          <w:ins w:id="1350" w:author="김 유진" w:date="2020-06-24T12:32:00Z"/>
        </w:trPr>
        <w:tc>
          <w:tcPr>
            <w:tcW w:w="1562" w:type="dxa"/>
            <w:vMerge/>
            <w:shd w:val="clear" w:color="auto" w:fill="ED7D31" w:themeFill="accent2"/>
            <w:tcPrChange w:id="1351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4A987838" w14:textId="77777777" w:rsidR="009347E3" w:rsidRDefault="009347E3" w:rsidP="00E63986">
            <w:pPr>
              <w:pStyle w:val="aa"/>
              <w:ind w:leftChars="0" w:left="0"/>
              <w:jc w:val="center"/>
              <w:rPr>
                <w:ins w:id="1352" w:author="김 유진" w:date="2020-06-24T12:32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353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5648CB78" w14:textId="703581C4" w:rsidR="009347E3" w:rsidRDefault="003D1673" w:rsidP="00E63986">
            <w:pPr>
              <w:pStyle w:val="aa"/>
              <w:ind w:leftChars="0" w:left="0"/>
              <w:jc w:val="center"/>
              <w:rPr>
                <w:ins w:id="1354" w:author="김 유진" w:date="2020-06-24T12:32:00Z"/>
                <w:b/>
                <w:bCs/>
              </w:rPr>
            </w:pPr>
            <w:ins w:id="1355" w:author="김 유진" w:date="2020-06-24T12:35:00Z">
              <w:r w:rsidRPr="003D1673">
                <w:rPr>
                  <w:b/>
                  <w:bCs/>
                </w:rPr>
                <w:t>developer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35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41B28D3D" w14:textId="52495437" w:rsidR="009347E3" w:rsidRDefault="003D1673" w:rsidP="00E63986">
            <w:pPr>
              <w:pStyle w:val="aa"/>
              <w:ind w:leftChars="0" w:left="0"/>
              <w:jc w:val="center"/>
              <w:rPr>
                <w:ins w:id="1357" w:author="김 유진" w:date="2020-06-24T12:32:00Z"/>
                <w:b/>
                <w:bCs/>
              </w:rPr>
            </w:pPr>
            <w:ins w:id="1358" w:author="김 유진" w:date="2020-06-24T12:35:00Z">
              <w:r w:rsidRPr="003D1673">
                <w:rPr>
                  <w:rFonts w:hint="eastAsia"/>
                  <w:b/>
                  <w:bCs/>
                </w:rPr>
                <w:t>개발자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35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79E14468" w14:textId="2FF21ABD" w:rsidR="009347E3" w:rsidRDefault="00EE1936" w:rsidP="00E63986">
            <w:pPr>
              <w:pStyle w:val="aa"/>
              <w:ind w:leftChars="0" w:left="0"/>
              <w:jc w:val="center"/>
              <w:rPr>
                <w:ins w:id="1360" w:author="김 유진" w:date="2020-06-24T12:32:00Z"/>
                <w:b/>
                <w:bCs/>
              </w:rPr>
            </w:pPr>
            <w:ins w:id="1361" w:author="김 유진" w:date="2020-06-24T12:36:00Z">
              <w:r w:rsidRPr="00EE1936">
                <w:rPr>
                  <w:b/>
                  <w:bCs/>
                </w:rPr>
                <w:t>VARCHAR(45)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36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520A5586" w14:textId="0969849D" w:rsidR="009347E3" w:rsidRDefault="00EE1936">
            <w:pPr>
              <w:pStyle w:val="aa"/>
              <w:ind w:leftChars="0" w:left="0"/>
              <w:jc w:val="center"/>
              <w:rPr>
                <w:ins w:id="1363" w:author="김 유진" w:date="2020-06-24T12:32:00Z"/>
                <w:b/>
                <w:bCs/>
              </w:rPr>
            </w:pPr>
            <w:ins w:id="1364" w:author="김 유진" w:date="2020-06-24T12:36:00Z">
              <w:r>
                <w:rPr>
                  <w:rFonts w:hint="eastAsia"/>
                  <w:b/>
                  <w:bCs/>
                </w:rPr>
                <w:t>개발자</w:t>
              </w:r>
            </w:ins>
          </w:p>
        </w:tc>
      </w:tr>
      <w:tr w:rsidR="009347E3" w14:paraId="6D451FDD" w14:textId="77777777" w:rsidTr="005504A5">
        <w:trPr>
          <w:ins w:id="1365" w:author="김 유진" w:date="2020-06-24T12:32:00Z"/>
        </w:trPr>
        <w:tc>
          <w:tcPr>
            <w:tcW w:w="1562" w:type="dxa"/>
            <w:vMerge/>
            <w:shd w:val="clear" w:color="auto" w:fill="ED7D31" w:themeFill="accent2"/>
            <w:tcPrChange w:id="1366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3E1FC964" w14:textId="77777777" w:rsidR="009347E3" w:rsidRDefault="009347E3" w:rsidP="00E63986">
            <w:pPr>
              <w:pStyle w:val="aa"/>
              <w:ind w:leftChars="0" w:left="0"/>
              <w:jc w:val="center"/>
              <w:rPr>
                <w:ins w:id="1367" w:author="김 유진" w:date="2020-06-24T12:32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368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647DD5B2" w14:textId="555840C2" w:rsidR="009347E3" w:rsidRDefault="003D1673" w:rsidP="00E63986">
            <w:pPr>
              <w:pStyle w:val="aa"/>
              <w:ind w:leftChars="0" w:left="0"/>
              <w:jc w:val="center"/>
              <w:rPr>
                <w:ins w:id="1369" w:author="김 유진" w:date="2020-06-24T12:32:00Z"/>
                <w:b/>
                <w:bCs/>
              </w:rPr>
            </w:pPr>
            <w:ins w:id="1370" w:author="김 유진" w:date="2020-06-24T12:35:00Z">
              <w:r w:rsidRPr="003D1673">
                <w:rPr>
                  <w:b/>
                  <w:bCs/>
                </w:rPr>
                <w:t>condition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37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4A7BFBBC" w14:textId="515A4B75" w:rsidR="009347E3" w:rsidRDefault="003D1673" w:rsidP="00E63986">
            <w:pPr>
              <w:pStyle w:val="aa"/>
              <w:ind w:leftChars="0" w:left="0"/>
              <w:jc w:val="center"/>
              <w:rPr>
                <w:ins w:id="1372" w:author="김 유진" w:date="2020-06-24T12:32:00Z"/>
                <w:b/>
                <w:bCs/>
              </w:rPr>
            </w:pPr>
            <w:ins w:id="1373" w:author="김 유진" w:date="2020-06-24T12:36:00Z">
              <w:r w:rsidRPr="003D1673">
                <w:rPr>
                  <w:rFonts w:hint="eastAsia"/>
                  <w:b/>
                  <w:bCs/>
                </w:rPr>
                <w:t>주문</w:t>
              </w:r>
              <w:r w:rsidRPr="003D1673">
                <w:rPr>
                  <w:b/>
                  <w:bCs/>
                </w:rPr>
                <w:t xml:space="preserve"> 조건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37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11752E9F" w14:textId="11A4F895" w:rsidR="009347E3" w:rsidRDefault="00EE1936" w:rsidP="00E63986">
            <w:pPr>
              <w:pStyle w:val="aa"/>
              <w:ind w:leftChars="0" w:left="0"/>
              <w:jc w:val="center"/>
              <w:rPr>
                <w:ins w:id="1375" w:author="김 유진" w:date="2020-06-24T12:32:00Z"/>
                <w:b/>
                <w:bCs/>
              </w:rPr>
            </w:pPr>
            <w:ins w:id="1376" w:author="김 유진" w:date="2020-06-24T12:36:00Z">
              <w:r w:rsidRPr="00EE1936">
                <w:rPr>
                  <w:b/>
                  <w:bCs/>
                </w:rPr>
                <w:t>TEXT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37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578A3CA3" w14:textId="2F37D6B2" w:rsidR="009347E3" w:rsidRDefault="00EE1936">
            <w:pPr>
              <w:pStyle w:val="aa"/>
              <w:ind w:leftChars="0" w:left="0"/>
              <w:jc w:val="center"/>
              <w:rPr>
                <w:ins w:id="1378" w:author="김 유진" w:date="2020-06-24T12:32:00Z"/>
                <w:b/>
                <w:bCs/>
              </w:rPr>
            </w:pPr>
            <w:ins w:id="1379" w:author="김 유진" w:date="2020-06-24T12:36:00Z">
              <w:r>
                <w:rPr>
                  <w:rFonts w:hint="eastAsia"/>
                  <w:b/>
                  <w:bCs/>
                </w:rPr>
                <w:t>내용</w:t>
              </w:r>
            </w:ins>
          </w:p>
        </w:tc>
      </w:tr>
      <w:tr w:rsidR="009347E3" w14:paraId="145C5C43" w14:textId="77777777" w:rsidTr="005504A5">
        <w:trPr>
          <w:ins w:id="1380" w:author="김 유진" w:date="2020-06-24T12:32:00Z"/>
        </w:trPr>
        <w:tc>
          <w:tcPr>
            <w:tcW w:w="1562" w:type="dxa"/>
            <w:vMerge/>
            <w:shd w:val="clear" w:color="auto" w:fill="ED7D31" w:themeFill="accent2"/>
            <w:tcPrChange w:id="1381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42D35644" w14:textId="77777777" w:rsidR="009347E3" w:rsidRDefault="009347E3" w:rsidP="00E63986">
            <w:pPr>
              <w:pStyle w:val="aa"/>
              <w:ind w:leftChars="0" w:left="0"/>
              <w:jc w:val="center"/>
              <w:rPr>
                <w:ins w:id="1382" w:author="김 유진" w:date="2020-06-24T12:32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383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40A13E34" w14:textId="72A24852" w:rsidR="009347E3" w:rsidRDefault="003D1673" w:rsidP="00E63986">
            <w:pPr>
              <w:pStyle w:val="aa"/>
              <w:ind w:leftChars="0" w:left="0"/>
              <w:jc w:val="center"/>
              <w:rPr>
                <w:ins w:id="1384" w:author="김 유진" w:date="2020-06-24T12:32:00Z"/>
                <w:b/>
                <w:bCs/>
              </w:rPr>
            </w:pPr>
            <w:ins w:id="1385" w:author="김 유진" w:date="2020-06-24T12:35:00Z">
              <w:r w:rsidRPr="003D1673">
                <w:rPr>
                  <w:b/>
                  <w:bCs/>
                </w:rPr>
                <w:t>paycheck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38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04DC2005" w14:textId="61E28128" w:rsidR="009347E3" w:rsidRDefault="003D1673" w:rsidP="00E63986">
            <w:pPr>
              <w:pStyle w:val="aa"/>
              <w:ind w:leftChars="0" w:left="0"/>
              <w:jc w:val="center"/>
              <w:rPr>
                <w:ins w:id="1387" w:author="김 유진" w:date="2020-06-24T12:32:00Z"/>
                <w:b/>
                <w:bCs/>
              </w:rPr>
            </w:pPr>
            <w:ins w:id="1388" w:author="김 유진" w:date="2020-06-24T12:36:00Z">
              <w:r w:rsidRPr="003D1673">
                <w:rPr>
                  <w:rFonts w:hint="eastAsia"/>
                  <w:b/>
                  <w:bCs/>
                </w:rPr>
                <w:t>결제</w:t>
              </w:r>
              <w:r w:rsidRPr="003D1673">
                <w:rPr>
                  <w:b/>
                  <w:bCs/>
                </w:rPr>
                <w:t xml:space="preserve"> 여부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38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0BC50C1A" w14:textId="4C348C82" w:rsidR="009347E3" w:rsidRDefault="00EE1936" w:rsidP="00E63986">
            <w:pPr>
              <w:pStyle w:val="aa"/>
              <w:ind w:leftChars="0" w:left="0"/>
              <w:jc w:val="center"/>
              <w:rPr>
                <w:ins w:id="1390" w:author="김 유진" w:date="2020-06-24T12:32:00Z"/>
                <w:b/>
                <w:bCs/>
              </w:rPr>
            </w:pPr>
            <w:ins w:id="1391" w:author="김 유진" w:date="2020-06-24T12:36:00Z">
              <w:r w:rsidRPr="00EE1936">
                <w:rPr>
                  <w:b/>
                  <w:bCs/>
                </w:rPr>
                <w:t>BLOB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39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216E0256" w14:textId="3AFA54B5" w:rsidR="009347E3" w:rsidRDefault="00D13B79">
            <w:pPr>
              <w:pStyle w:val="aa"/>
              <w:ind w:leftChars="0" w:left="0"/>
              <w:jc w:val="center"/>
              <w:rPr>
                <w:ins w:id="1393" w:author="김 유진" w:date="2020-06-24T12:32:00Z"/>
                <w:b/>
                <w:bCs/>
              </w:rPr>
            </w:pPr>
            <w:ins w:id="1394" w:author="김 유진" w:date="2020-06-24T12:36:00Z">
              <w:r>
                <w:rPr>
                  <w:rFonts w:hint="eastAsia"/>
                  <w:b/>
                  <w:bCs/>
                </w:rPr>
                <w:t>결제 확인</w:t>
              </w:r>
            </w:ins>
          </w:p>
        </w:tc>
      </w:tr>
      <w:tr w:rsidR="005E09F7" w14:paraId="62F0E158" w14:textId="77777777" w:rsidTr="005E09F7">
        <w:trPr>
          <w:ins w:id="1395" w:author="김 유진" w:date="2020-06-24T12:36:00Z"/>
        </w:trPr>
        <w:tc>
          <w:tcPr>
            <w:tcW w:w="8216" w:type="dxa"/>
            <w:gridSpan w:val="8"/>
            <w:tcBorders>
              <w:left w:val="nil"/>
              <w:right w:val="nil"/>
            </w:tcBorders>
            <w:shd w:val="clear" w:color="auto" w:fill="FFFFFF" w:themeFill="background1"/>
            <w:tcPrChange w:id="1396" w:author="김 유진" w:date="2020-06-24T13:35:00Z">
              <w:tcPr>
                <w:tcW w:w="8216" w:type="dxa"/>
                <w:gridSpan w:val="24"/>
                <w:shd w:val="clear" w:color="auto" w:fill="ED7D31" w:themeFill="accent2"/>
              </w:tcPr>
            </w:tcPrChange>
          </w:tcPr>
          <w:p w14:paraId="079B113C" w14:textId="77777777" w:rsidR="005E09F7" w:rsidRDefault="005E09F7">
            <w:pPr>
              <w:pStyle w:val="aa"/>
              <w:ind w:leftChars="0" w:left="0"/>
              <w:jc w:val="center"/>
              <w:rPr>
                <w:ins w:id="1397" w:author="김 유진" w:date="2020-06-24T12:36:00Z"/>
                <w:b/>
                <w:bCs/>
              </w:rPr>
            </w:pPr>
          </w:p>
        </w:tc>
      </w:tr>
      <w:tr w:rsidR="005E09F7" w14:paraId="2D7F07E9" w14:textId="77777777" w:rsidTr="005504A5">
        <w:trPr>
          <w:ins w:id="1398" w:author="김 유진" w:date="2020-06-24T12:37:00Z"/>
        </w:trPr>
        <w:tc>
          <w:tcPr>
            <w:tcW w:w="1562" w:type="dxa"/>
            <w:vMerge w:val="restart"/>
            <w:shd w:val="clear" w:color="auto" w:fill="ED7D31" w:themeFill="accent2"/>
            <w:vAlign w:val="center"/>
            <w:tcPrChange w:id="1399" w:author="김 유진" w:date="2020-06-24T13:42:00Z">
              <w:tcPr>
                <w:tcW w:w="1643" w:type="dxa"/>
                <w:gridSpan w:val="5"/>
                <w:vMerge w:val="restart"/>
                <w:shd w:val="clear" w:color="auto" w:fill="ED7D31" w:themeFill="accent2"/>
              </w:tcPr>
            </w:tcPrChange>
          </w:tcPr>
          <w:p w14:paraId="02A2636B" w14:textId="029836BD" w:rsidR="005E09F7" w:rsidRDefault="003D5DD5">
            <w:pPr>
              <w:pStyle w:val="aa"/>
              <w:ind w:leftChars="0" w:left="0"/>
              <w:jc w:val="center"/>
              <w:rPr>
                <w:ins w:id="1400" w:author="김 유진" w:date="2020-06-24T12:37:00Z"/>
                <w:b/>
                <w:bCs/>
              </w:rPr>
            </w:pPr>
            <w:ins w:id="1401" w:author="김 유진" w:date="2020-06-24T13:36:00Z">
              <w:r>
                <w:rPr>
                  <w:rFonts w:hint="eastAsia"/>
                  <w:b/>
                  <w:bCs/>
                </w:rPr>
                <w:t>테이블</w:t>
              </w:r>
            </w:ins>
          </w:p>
        </w:tc>
        <w:tc>
          <w:tcPr>
            <w:tcW w:w="6654" w:type="dxa"/>
            <w:gridSpan w:val="7"/>
            <w:shd w:val="clear" w:color="auto" w:fill="FFFFFF" w:themeFill="background1"/>
            <w:vAlign w:val="center"/>
            <w:tcPrChange w:id="1402" w:author="김 유진" w:date="2020-06-24T13:42:00Z">
              <w:tcPr>
                <w:tcW w:w="6573" w:type="dxa"/>
                <w:gridSpan w:val="19"/>
                <w:shd w:val="clear" w:color="auto" w:fill="FFFFFF" w:themeFill="background1"/>
                <w:vAlign w:val="center"/>
              </w:tcPr>
            </w:tcPrChange>
          </w:tcPr>
          <w:p w14:paraId="62A6A118" w14:textId="6158467B" w:rsidR="005E09F7" w:rsidRDefault="003D5DD5">
            <w:pPr>
              <w:pStyle w:val="aa"/>
              <w:ind w:leftChars="0" w:left="0"/>
              <w:jc w:val="center"/>
              <w:rPr>
                <w:ins w:id="1403" w:author="김 유진" w:date="2020-06-24T12:37:00Z"/>
                <w:b/>
                <w:bCs/>
              </w:rPr>
            </w:pPr>
            <w:ins w:id="1404" w:author="김 유진" w:date="2020-06-24T13:36:00Z">
              <w:r w:rsidRPr="003D5DD5">
                <w:rPr>
                  <w:b/>
                  <w:bCs/>
                </w:rPr>
                <w:t>product category</w:t>
              </w:r>
            </w:ins>
          </w:p>
        </w:tc>
      </w:tr>
      <w:tr w:rsidR="005E09F7" w14:paraId="345FB7EE" w14:textId="77777777" w:rsidTr="005504A5">
        <w:trPr>
          <w:ins w:id="1405" w:author="김 유진" w:date="2020-06-24T12:37:00Z"/>
        </w:trPr>
        <w:tc>
          <w:tcPr>
            <w:tcW w:w="1562" w:type="dxa"/>
            <w:vMerge/>
            <w:shd w:val="clear" w:color="auto" w:fill="ED7D31" w:themeFill="accent2"/>
            <w:tcPrChange w:id="1406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71182FD0" w14:textId="77777777" w:rsidR="005E09F7" w:rsidRDefault="005E09F7" w:rsidP="005E09F7">
            <w:pPr>
              <w:pStyle w:val="aa"/>
              <w:ind w:leftChars="0" w:left="0"/>
              <w:jc w:val="center"/>
              <w:rPr>
                <w:ins w:id="1407" w:author="김 유진" w:date="2020-06-24T12:3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408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47EF2BE2" w14:textId="2E435C0A" w:rsidR="005E09F7" w:rsidRPr="003D1673" w:rsidRDefault="005E09F7" w:rsidP="005E09F7">
            <w:pPr>
              <w:pStyle w:val="aa"/>
              <w:ind w:leftChars="0" w:left="0"/>
              <w:jc w:val="center"/>
              <w:rPr>
                <w:ins w:id="1409" w:author="김 유진" w:date="2020-06-24T12:37:00Z"/>
                <w:b/>
                <w:bCs/>
              </w:rPr>
            </w:pPr>
            <w:ins w:id="1410" w:author="김 유진" w:date="2020-06-24T13:35:00Z">
              <w:r w:rsidRPr="006F49FE">
                <w:rPr>
                  <w:rFonts w:hint="eastAsia"/>
                  <w:b/>
                  <w:bCs/>
                </w:rPr>
                <w:t>L</w:t>
              </w:r>
              <w:r w:rsidRPr="006F49FE">
                <w:rPr>
                  <w:b/>
                  <w:bCs/>
                </w:rPr>
                <w:t>ogical Name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41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3D73578A" w14:textId="692EACE5" w:rsidR="005E09F7" w:rsidRPr="003D1673" w:rsidRDefault="005E09F7" w:rsidP="005E09F7">
            <w:pPr>
              <w:pStyle w:val="aa"/>
              <w:ind w:leftChars="0" w:left="0"/>
              <w:jc w:val="center"/>
              <w:rPr>
                <w:ins w:id="1412" w:author="김 유진" w:date="2020-06-24T12:37:00Z"/>
                <w:b/>
                <w:bCs/>
              </w:rPr>
            </w:pPr>
            <w:ins w:id="1413" w:author="김 유진" w:date="2020-06-24T13:35:00Z">
              <w:r w:rsidRPr="006F49FE">
                <w:rPr>
                  <w:rFonts w:hint="eastAsia"/>
                  <w:b/>
                  <w:bCs/>
                </w:rPr>
                <w:t>N</w:t>
              </w:r>
              <w:r w:rsidRPr="006F49FE">
                <w:rPr>
                  <w:b/>
                  <w:bCs/>
                </w:rPr>
                <w:t>ame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41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0CF22C31" w14:textId="3EABAF0C" w:rsidR="005E09F7" w:rsidRPr="00EE1936" w:rsidRDefault="005E09F7" w:rsidP="005E09F7">
            <w:pPr>
              <w:pStyle w:val="aa"/>
              <w:ind w:leftChars="0" w:left="0"/>
              <w:jc w:val="center"/>
              <w:rPr>
                <w:ins w:id="1415" w:author="김 유진" w:date="2020-06-24T12:37:00Z"/>
                <w:b/>
                <w:bCs/>
              </w:rPr>
            </w:pPr>
            <w:ins w:id="1416" w:author="김 유진" w:date="2020-06-24T13:35:00Z">
              <w:r w:rsidRPr="006F49FE">
                <w:rPr>
                  <w:rFonts w:hint="eastAsia"/>
                  <w:b/>
                  <w:bCs/>
                </w:rPr>
                <w:t>T</w:t>
              </w:r>
              <w:r w:rsidRPr="006F49FE">
                <w:rPr>
                  <w:b/>
                  <w:bCs/>
                </w:rPr>
                <w:t>ype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41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41960C39" w14:textId="5B6741BD" w:rsidR="005E09F7" w:rsidRDefault="005E09F7" w:rsidP="005E09F7">
            <w:pPr>
              <w:pStyle w:val="aa"/>
              <w:ind w:leftChars="0" w:left="0"/>
              <w:jc w:val="center"/>
              <w:rPr>
                <w:ins w:id="1418" w:author="김 유진" w:date="2020-06-24T12:37:00Z"/>
                <w:b/>
                <w:bCs/>
              </w:rPr>
            </w:pPr>
            <w:ins w:id="1419" w:author="김 유진" w:date="2020-06-24T13:35:00Z">
              <w:r w:rsidRPr="006F49FE">
                <w:rPr>
                  <w:rFonts w:hint="eastAsia"/>
                  <w:b/>
                  <w:bCs/>
                </w:rPr>
                <w:t>기능</w:t>
              </w:r>
            </w:ins>
          </w:p>
        </w:tc>
      </w:tr>
      <w:tr w:rsidR="00185534" w14:paraId="02308B70" w14:textId="77777777" w:rsidTr="005504A5">
        <w:trPr>
          <w:ins w:id="1420" w:author="김 유진" w:date="2020-06-24T13:35:00Z"/>
        </w:trPr>
        <w:tc>
          <w:tcPr>
            <w:tcW w:w="1562" w:type="dxa"/>
            <w:vMerge w:val="restart"/>
            <w:shd w:val="clear" w:color="auto" w:fill="ED7D31" w:themeFill="accent2"/>
            <w:tcPrChange w:id="1421" w:author="김 유진" w:date="2020-06-24T13:46:00Z">
              <w:tcPr>
                <w:tcW w:w="1643" w:type="dxa"/>
                <w:gridSpan w:val="3"/>
                <w:vMerge w:val="restart"/>
                <w:shd w:val="clear" w:color="auto" w:fill="ED7D31" w:themeFill="accent2"/>
              </w:tcPr>
            </w:tcPrChange>
          </w:tcPr>
          <w:p w14:paraId="19C3FA2F" w14:textId="77777777" w:rsidR="00185534" w:rsidRDefault="00185534" w:rsidP="00E63986">
            <w:pPr>
              <w:pStyle w:val="aa"/>
              <w:ind w:leftChars="0" w:left="0"/>
              <w:jc w:val="center"/>
              <w:rPr>
                <w:ins w:id="1422" w:author="김 유진" w:date="2020-06-24T13:35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423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0E619D11" w14:textId="7E717FF9" w:rsidR="00185534" w:rsidRPr="003D1673" w:rsidRDefault="00185534" w:rsidP="00E63986">
            <w:pPr>
              <w:pStyle w:val="aa"/>
              <w:ind w:leftChars="0" w:left="0"/>
              <w:jc w:val="center"/>
              <w:rPr>
                <w:ins w:id="1424" w:author="김 유진" w:date="2020-06-24T13:35:00Z"/>
                <w:b/>
                <w:bCs/>
              </w:rPr>
            </w:pPr>
            <w:ins w:id="1425" w:author="김 유진" w:date="2020-06-24T13:36:00Z">
              <w:r w:rsidRPr="00185534">
                <w:rPr>
                  <w:b/>
                  <w:bCs/>
                </w:rPr>
                <w:t>c,c++,c#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42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51D34D4C" w14:textId="182C2BF6" w:rsidR="00185534" w:rsidRPr="003D1673" w:rsidRDefault="00185534" w:rsidP="00E63986">
            <w:pPr>
              <w:pStyle w:val="aa"/>
              <w:ind w:leftChars="0" w:left="0"/>
              <w:jc w:val="center"/>
              <w:rPr>
                <w:ins w:id="1427" w:author="김 유진" w:date="2020-06-24T13:35:00Z"/>
                <w:b/>
                <w:bCs/>
              </w:rPr>
            </w:pPr>
            <w:ins w:id="1428" w:author="김 유진" w:date="2020-06-24T13:36:00Z">
              <w:r w:rsidRPr="00185534">
                <w:rPr>
                  <w:b/>
                  <w:bCs/>
                </w:rPr>
                <w:t>c</w:t>
              </w:r>
              <w:r>
                <w:rPr>
                  <w:rFonts w:hint="eastAsia"/>
                  <w:b/>
                  <w:bCs/>
                </w:rPr>
                <w:t>언어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42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32493853" w14:textId="75016C68" w:rsidR="00185534" w:rsidRPr="00EE1936" w:rsidRDefault="00185534" w:rsidP="00E63986">
            <w:pPr>
              <w:pStyle w:val="aa"/>
              <w:ind w:leftChars="0" w:left="0"/>
              <w:jc w:val="center"/>
              <w:rPr>
                <w:ins w:id="1430" w:author="김 유진" w:date="2020-06-24T13:35:00Z"/>
                <w:b/>
                <w:bCs/>
              </w:rPr>
            </w:pPr>
            <w:ins w:id="1431" w:author="김 유진" w:date="2020-06-24T13:37:00Z">
              <w:r w:rsidRPr="00185534">
                <w:rPr>
                  <w:b/>
                  <w:bCs/>
                </w:rPr>
                <w:t>INT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43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3E028837" w14:textId="5129BD92" w:rsidR="00185534" w:rsidRDefault="00185534">
            <w:pPr>
              <w:pStyle w:val="aa"/>
              <w:ind w:leftChars="0" w:left="0"/>
              <w:jc w:val="center"/>
              <w:rPr>
                <w:ins w:id="1433" w:author="김 유진" w:date="2020-06-24T13:35:00Z"/>
                <w:b/>
                <w:bCs/>
              </w:rPr>
            </w:pPr>
            <w:ins w:id="1434" w:author="김 유진" w:date="2020-06-24T13:37:00Z">
              <w:r>
                <w:rPr>
                  <w:rFonts w:hint="eastAsia"/>
                  <w:b/>
                  <w:bCs/>
                </w:rPr>
                <w:t>언어</w:t>
              </w:r>
            </w:ins>
          </w:p>
        </w:tc>
      </w:tr>
      <w:tr w:rsidR="00185534" w14:paraId="5AA412F7" w14:textId="77777777" w:rsidTr="005504A5">
        <w:trPr>
          <w:ins w:id="1435" w:author="김 유진" w:date="2020-06-24T13:35:00Z"/>
        </w:trPr>
        <w:tc>
          <w:tcPr>
            <w:tcW w:w="1562" w:type="dxa"/>
            <w:vMerge/>
            <w:shd w:val="clear" w:color="auto" w:fill="ED7D31" w:themeFill="accent2"/>
            <w:tcPrChange w:id="1436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049B89D1" w14:textId="77777777" w:rsidR="00185534" w:rsidRDefault="00185534" w:rsidP="00E63986">
            <w:pPr>
              <w:pStyle w:val="aa"/>
              <w:ind w:leftChars="0" w:left="0"/>
              <w:jc w:val="center"/>
              <w:rPr>
                <w:ins w:id="1437" w:author="김 유진" w:date="2020-06-24T13:35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438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5E02DAE2" w14:textId="6C5E5C36" w:rsidR="00185534" w:rsidRPr="003D1673" w:rsidRDefault="00185534" w:rsidP="00E63986">
            <w:pPr>
              <w:pStyle w:val="aa"/>
              <w:ind w:leftChars="0" w:left="0"/>
              <w:jc w:val="center"/>
              <w:rPr>
                <w:ins w:id="1439" w:author="김 유진" w:date="2020-06-24T13:35:00Z"/>
                <w:b/>
                <w:bCs/>
              </w:rPr>
            </w:pPr>
            <w:ins w:id="1440" w:author="김 유진" w:date="2020-06-24T13:36:00Z">
              <w:r w:rsidRPr="00185534">
                <w:rPr>
                  <w:b/>
                  <w:bCs/>
                </w:rPr>
                <w:t>java,javascript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44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2E9406A4" w14:textId="7274AD47" w:rsidR="00185534" w:rsidRPr="003D1673" w:rsidRDefault="00185534" w:rsidP="00E63986">
            <w:pPr>
              <w:pStyle w:val="aa"/>
              <w:ind w:leftChars="0" w:left="0"/>
              <w:jc w:val="center"/>
              <w:rPr>
                <w:ins w:id="1442" w:author="김 유진" w:date="2020-06-24T13:35:00Z"/>
                <w:b/>
                <w:bCs/>
              </w:rPr>
            </w:pPr>
            <w:ins w:id="1443" w:author="김 유진" w:date="2020-06-24T13:36:00Z">
              <w:r>
                <w:rPr>
                  <w:rFonts w:hint="eastAsia"/>
                  <w:b/>
                  <w:bCs/>
                </w:rPr>
                <w:t>자바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44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7FCF82B0" w14:textId="67163A1D" w:rsidR="00185534" w:rsidRPr="00EE1936" w:rsidRDefault="00185534" w:rsidP="00E63986">
            <w:pPr>
              <w:pStyle w:val="aa"/>
              <w:ind w:leftChars="0" w:left="0"/>
              <w:jc w:val="center"/>
              <w:rPr>
                <w:ins w:id="1445" w:author="김 유진" w:date="2020-06-24T13:35:00Z"/>
                <w:b/>
                <w:bCs/>
              </w:rPr>
            </w:pPr>
            <w:ins w:id="1446" w:author="김 유진" w:date="2020-06-24T13:37:00Z">
              <w:r w:rsidRPr="00185534">
                <w:rPr>
                  <w:b/>
                  <w:bCs/>
                </w:rPr>
                <w:t>INT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44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56D59438" w14:textId="4DFB7A2D" w:rsidR="00185534" w:rsidRDefault="00185534">
            <w:pPr>
              <w:pStyle w:val="aa"/>
              <w:ind w:leftChars="0" w:left="0"/>
              <w:jc w:val="center"/>
              <w:rPr>
                <w:ins w:id="1448" w:author="김 유진" w:date="2020-06-24T13:35:00Z"/>
                <w:b/>
                <w:bCs/>
              </w:rPr>
            </w:pPr>
            <w:ins w:id="1449" w:author="김 유진" w:date="2020-06-24T13:37:00Z">
              <w:r>
                <w:rPr>
                  <w:rFonts w:hint="eastAsia"/>
                  <w:b/>
                  <w:bCs/>
                </w:rPr>
                <w:t>언어</w:t>
              </w:r>
            </w:ins>
          </w:p>
        </w:tc>
      </w:tr>
      <w:tr w:rsidR="00185534" w14:paraId="0C63AF96" w14:textId="77777777" w:rsidTr="005504A5">
        <w:trPr>
          <w:ins w:id="1450" w:author="김 유진" w:date="2020-06-24T13:35:00Z"/>
        </w:trPr>
        <w:tc>
          <w:tcPr>
            <w:tcW w:w="1562" w:type="dxa"/>
            <w:vMerge/>
            <w:shd w:val="clear" w:color="auto" w:fill="ED7D31" w:themeFill="accent2"/>
            <w:tcPrChange w:id="1451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10309170" w14:textId="77777777" w:rsidR="00185534" w:rsidRDefault="00185534" w:rsidP="00E63986">
            <w:pPr>
              <w:pStyle w:val="aa"/>
              <w:ind w:leftChars="0" w:left="0"/>
              <w:jc w:val="center"/>
              <w:rPr>
                <w:ins w:id="1452" w:author="김 유진" w:date="2020-06-24T13:35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453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32482B1D" w14:textId="432FA794" w:rsidR="00185534" w:rsidRPr="003D1673" w:rsidRDefault="00185534" w:rsidP="00E63986">
            <w:pPr>
              <w:pStyle w:val="aa"/>
              <w:ind w:leftChars="0" w:left="0"/>
              <w:jc w:val="center"/>
              <w:rPr>
                <w:ins w:id="1454" w:author="김 유진" w:date="2020-06-24T13:35:00Z"/>
                <w:b/>
                <w:bCs/>
              </w:rPr>
            </w:pPr>
            <w:ins w:id="1455" w:author="김 유진" w:date="2020-06-24T13:36:00Z">
              <w:r w:rsidRPr="00185534">
                <w:rPr>
                  <w:b/>
                  <w:bCs/>
                </w:rPr>
                <w:t>python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45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15AABE92" w14:textId="17DA099B" w:rsidR="00185534" w:rsidRPr="003D1673" w:rsidRDefault="00185534" w:rsidP="00E63986">
            <w:pPr>
              <w:pStyle w:val="aa"/>
              <w:ind w:leftChars="0" w:left="0"/>
              <w:jc w:val="center"/>
              <w:rPr>
                <w:ins w:id="1457" w:author="김 유진" w:date="2020-06-24T13:35:00Z"/>
                <w:b/>
                <w:bCs/>
              </w:rPr>
            </w:pPr>
            <w:ins w:id="1458" w:author="김 유진" w:date="2020-06-24T13:36:00Z">
              <w:r>
                <w:rPr>
                  <w:rFonts w:hint="eastAsia"/>
                  <w:b/>
                  <w:bCs/>
                </w:rPr>
                <w:t>파이썬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45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525DA202" w14:textId="020F232B" w:rsidR="00185534" w:rsidRPr="00EE1936" w:rsidRDefault="00185534" w:rsidP="00E63986">
            <w:pPr>
              <w:pStyle w:val="aa"/>
              <w:ind w:leftChars="0" w:left="0"/>
              <w:jc w:val="center"/>
              <w:rPr>
                <w:ins w:id="1460" w:author="김 유진" w:date="2020-06-24T13:35:00Z"/>
                <w:b/>
                <w:bCs/>
              </w:rPr>
            </w:pPr>
            <w:ins w:id="1461" w:author="김 유진" w:date="2020-06-24T13:37:00Z">
              <w:r w:rsidRPr="00185534">
                <w:rPr>
                  <w:b/>
                  <w:bCs/>
                </w:rPr>
                <w:t>INT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46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6D1CFEB1" w14:textId="20CE1FA6" w:rsidR="00185534" w:rsidRDefault="00185534">
            <w:pPr>
              <w:pStyle w:val="aa"/>
              <w:ind w:leftChars="0" w:left="0"/>
              <w:jc w:val="center"/>
              <w:rPr>
                <w:ins w:id="1463" w:author="김 유진" w:date="2020-06-24T13:35:00Z"/>
                <w:b/>
                <w:bCs/>
              </w:rPr>
            </w:pPr>
            <w:ins w:id="1464" w:author="김 유진" w:date="2020-06-24T13:37:00Z">
              <w:r>
                <w:rPr>
                  <w:rFonts w:hint="eastAsia"/>
                  <w:b/>
                  <w:bCs/>
                </w:rPr>
                <w:t>언어</w:t>
              </w:r>
            </w:ins>
          </w:p>
        </w:tc>
      </w:tr>
      <w:tr w:rsidR="00185534" w14:paraId="0ECF7075" w14:textId="77777777" w:rsidTr="005504A5">
        <w:trPr>
          <w:ins w:id="1465" w:author="김 유진" w:date="2020-06-24T13:36:00Z"/>
        </w:trPr>
        <w:tc>
          <w:tcPr>
            <w:tcW w:w="1562" w:type="dxa"/>
            <w:vMerge/>
            <w:shd w:val="clear" w:color="auto" w:fill="ED7D31" w:themeFill="accent2"/>
            <w:tcPrChange w:id="1466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28C05D19" w14:textId="77777777" w:rsidR="00185534" w:rsidRDefault="00185534" w:rsidP="00E63986">
            <w:pPr>
              <w:pStyle w:val="aa"/>
              <w:ind w:leftChars="0" w:left="0"/>
              <w:jc w:val="center"/>
              <w:rPr>
                <w:ins w:id="1467" w:author="김 유진" w:date="2020-06-24T13:36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468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76C05149" w14:textId="468175DE" w:rsidR="00185534" w:rsidRPr="00185534" w:rsidRDefault="00185534" w:rsidP="00E63986">
            <w:pPr>
              <w:pStyle w:val="aa"/>
              <w:ind w:leftChars="0" w:left="0"/>
              <w:jc w:val="center"/>
              <w:rPr>
                <w:ins w:id="1469" w:author="김 유진" w:date="2020-06-24T13:36:00Z"/>
                <w:b/>
                <w:bCs/>
              </w:rPr>
            </w:pPr>
            <w:ins w:id="1470" w:author="김 유진" w:date="2020-06-24T13:36:00Z">
              <w:r w:rsidRPr="00185534">
                <w:rPr>
                  <w:b/>
                  <w:bCs/>
                </w:rPr>
                <w:t>html, css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471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4AFB491E" w14:textId="2067AF5E" w:rsidR="00185534" w:rsidRPr="003D1673" w:rsidRDefault="00185534" w:rsidP="00E63986">
            <w:pPr>
              <w:pStyle w:val="aa"/>
              <w:ind w:leftChars="0" w:left="0"/>
              <w:jc w:val="center"/>
              <w:rPr>
                <w:ins w:id="1472" w:author="김 유진" w:date="2020-06-24T13:36:00Z"/>
                <w:b/>
                <w:bCs/>
              </w:rPr>
            </w:pPr>
            <w:ins w:id="1473" w:author="김 유진" w:date="2020-06-24T13:36:00Z">
              <w:r>
                <w:rPr>
                  <w:rFonts w:hint="eastAsia"/>
                  <w:b/>
                  <w:bCs/>
                </w:rPr>
                <w:t>웹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474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2530D772" w14:textId="27135DFF" w:rsidR="00185534" w:rsidRPr="00EE1936" w:rsidRDefault="00185534" w:rsidP="00E63986">
            <w:pPr>
              <w:pStyle w:val="aa"/>
              <w:ind w:leftChars="0" w:left="0"/>
              <w:jc w:val="center"/>
              <w:rPr>
                <w:ins w:id="1475" w:author="김 유진" w:date="2020-06-24T13:36:00Z"/>
                <w:b/>
                <w:bCs/>
              </w:rPr>
            </w:pPr>
            <w:ins w:id="1476" w:author="김 유진" w:date="2020-06-24T13:37:00Z">
              <w:r w:rsidRPr="00185534">
                <w:rPr>
                  <w:b/>
                  <w:bCs/>
                </w:rPr>
                <w:t>INT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477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5DC5F832" w14:textId="358F34CB" w:rsidR="00185534" w:rsidRDefault="00185534">
            <w:pPr>
              <w:pStyle w:val="aa"/>
              <w:ind w:leftChars="0" w:left="0"/>
              <w:jc w:val="center"/>
              <w:rPr>
                <w:ins w:id="1478" w:author="김 유진" w:date="2020-06-24T13:36:00Z"/>
                <w:b/>
                <w:bCs/>
              </w:rPr>
            </w:pPr>
            <w:ins w:id="1479" w:author="김 유진" w:date="2020-06-24T13:37:00Z">
              <w:r>
                <w:rPr>
                  <w:rFonts w:hint="eastAsia"/>
                  <w:b/>
                  <w:bCs/>
                </w:rPr>
                <w:t>언어</w:t>
              </w:r>
            </w:ins>
          </w:p>
        </w:tc>
      </w:tr>
      <w:tr w:rsidR="00185534" w14:paraId="0E722CF1" w14:textId="77777777" w:rsidTr="005504A5">
        <w:trPr>
          <w:ins w:id="1480" w:author="김 유진" w:date="2020-06-24T13:36:00Z"/>
        </w:trPr>
        <w:tc>
          <w:tcPr>
            <w:tcW w:w="1562" w:type="dxa"/>
            <w:vMerge/>
            <w:shd w:val="clear" w:color="auto" w:fill="ED7D31" w:themeFill="accent2"/>
            <w:tcPrChange w:id="1481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08174946" w14:textId="77777777" w:rsidR="00185534" w:rsidRDefault="00185534" w:rsidP="00E63986">
            <w:pPr>
              <w:pStyle w:val="aa"/>
              <w:ind w:leftChars="0" w:left="0"/>
              <w:jc w:val="center"/>
              <w:rPr>
                <w:ins w:id="1482" w:author="김 유진" w:date="2020-06-24T13:36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483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0062BA1B" w14:textId="38EE8B8E" w:rsidR="00185534" w:rsidRPr="00185534" w:rsidRDefault="00185534" w:rsidP="00E63986">
            <w:pPr>
              <w:pStyle w:val="aa"/>
              <w:ind w:leftChars="0" w:left="0"/>
              <w:jc w:val="center"/>
              <w:rPr>
                <w:ins w:id="1484" w:author="김 유진" w:date="2020-06-24T13:36:00Z"/>
                <w:b/>
                <w:bCs/>
              </w:rPr>
            </w:pPr>
            <w:ins w:id="1485" w:author="김 유진" w:date="2020-06-24T13:36:00Z">
              <w:r w:rsidRPr="00185534">
                <w:rPr>
                  <w:b/>
                  <w:bCs/>
                </w:rPr>
                <w:t>etc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486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668A4FB5" w14:textId="364A12CF" w:rsidR="00185534" w:rsidRPr="003D1673" w:rsidRDefault="00185534" w:rsidP="00E63986">
            <w:pPr>
              <w:pStyle w:val="aa"/>
              <w:ind w:leftChars="0" w:left="0"/>
              <w:jc w:val="center"/>
              <w:rPr>
                <w:ins w:id="1487" w:author="김 유진" w:date="2020-06-24T13:36:00Z"/>
                <w:b/>
                <w:bCs/>
              </w:rPr>
            </w:pPr>
            <w:ins w:id="1488" w:author="김 유진" w:date="2020-06-24T13:37:00Z">
              <w:r>
                <w:rPr>
                  <w:rFonts w:hint="eastAsia"/>
                  <w:b/>
                  <w:bCs/>
                </w:rPr>
                <w:t>그 외 언어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489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6320D1E8" w14:textId="6511B945" w:rsidR="00185534" w:rsidRPr="00EE1936" w:rsidRDefault="00185534" w:rsidP="00E63986">
            <w:pPr>
              <w:pStyle w:val="aa"/>
              <w:ind w:leftChars="0" w:left="0"/>
              <w:jc w:val="center"/>
              <w:rPr>
                <w:ins w:id="1490" w:author="김 유진" w:date="2020-06-24T13:36:00Z"/>
                <w:b/>
                <w:bCs/>
              </w:rPr>
            </w:pPr>
            <w:ins w:id="1491" w:author="김 유진" w:date="2020-06-24T13:37:00Z">
              <w:r w:rsidRPr="00185534">
                <w:rPr>
                  <w:b/>
                  <w:bCs/>
                </w:rPr>
                <w:t>INT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492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7D21A2DE" w14:textId="090D75F8" w:rsidR="00185534" w:rsidRDefault="00185534">
            <w:pPr>
              <w:pStyle w:val="aa"/>
              <w:ind w:leftChars="0" w:left="0"/>
              <w:jc w:val="center"/>
              <w:rPr>
                <w:ins w:id="1493" w:author="김 유진" w:date="2020-06-24T13:36:00Z"/>
                <w:b/>
                <w:bCs/>
              </w:rPr>
            </w:pPr>
            <w:ins w:id="1494" w:author="김 유진" w:date="2020-06-24T13:37:00Z">
              <w:r>
                <w:rPr>
                  <w:rFonts w:hint="eastAsia"/>
                  <w:b/>
                  <w:bCs/>
                </w:rPr>
                <w:t>언어</w:t>
              </w:r>
            </w:ins>
          </w:p>
        </w:tc>
      </w:tr>
      <w:tr w:rsidR="00185534" w14:paraId="7EA7E179" w14:textId="77777777" w:rsidTr="005504A5">
        <w:trPr>
          <w:ins w:id="1495" w:author="김 유진" w:date="2020-06-24T13:37:00Z"/>
        </w:trPr>
        <w:tc>
          <w:tcPr>
            <w:tcW w:w="1562" w:type="dxa"/>
            <w:vMerge w:val="restart"/>
            <w:shd w:val="clear" w:color="auto" w:fill="ED7D31" w:themeFill="accent2"/>
            <w:vAlign w:val="center"/>
            <w:tcPrChange w:id="1496" w:author="김 유진" w:date="2020-06-24T13:42:00Z">
              <w:tcPr>
                <w:tcW w:w="1643" w:type="dxa"/>
                <w:gridSpan w:val="5"/>
                <w:vMerge w:val="restart"/>
                <w:shd w:val="clear" w:color="auto" w:fill="ED7D31" w:themeFill="accent2"/>
              </w:tcPr>
            </w:tcPrChange>
          </w:tcPr>
          <w:p w14:paraId="5AFF8052" w14:textId="37785871" w:rsidR="00185534" w:rsidRDefault="00185534">
            <w:pPr>
              <w:pStyle w:val="aa"/>
              <w:ind w:leftChars="0" w:left="0"/>
              <w:jc w:val="center"/>
              <w:rPr>
                <w:ins w:id="1497" w:author="김 유진" w:date="2020-06-24T13:37:00Z"/>
                <w:b/>
                <w:bCs/>
              </w:rPr>
            </w:pPr>
            <w:ins w:id="1498" w:author="김 유진" w:date="2020-06-24T13:38:00Z">
              <w:r>
                <w:rPr>
                  <w:rFonts w:hint="eastAsia"/>
                  <w:b/>
                  <w:bCs/>
                </w:rPr>
                <w:t>테이블</w:t>
              </w:r>
            </w:ins>
          </w:p>
        </w:tc>
        <w:tc>
          <w:tcPr>
            <w:tcW w:w="6654" w:type="dxa"/>
            <w:gridSpan w:val="7"/>
            <w:shd w:val="clear" w:color="auto" w:fill="FFFFFF" w:themeFill="background1"/>
            <w:vAlign w:val="center"/>
            <w:tcPrChange w:id="1499" w:author="김 유진" w:date="2020-06-24T13:42:00Z">
              <w:tcPr>
                <w:tcW w:w="6573" w:type="dxa"/>
                <w:gridSpan w:val="19"/>
                <w:shd w:val="clear" w:color="auto" w:fill="FFFFFF" w:themeFill="background1"/>
                <w:vAlign w:val="center"/>
              </w:tcPr>
            </w:tcPrChange>
          </w:tcPr>
          <w:p w14:paraId="3258404F" w14:textId="1CF04389" w:rsidR="00185534" w:rsidRDefault="004D6F69">
            <w:pPr>
              <w:pStyle w:val="aa"/>
              <w:ind w:leftChars="0" w:left="0"/>
              <w:jc w:val="center"/>
              <w:rPr>
                <w:ins w:id="1500" w:author="김 유진" w:date="2020-06-24T13:37:00Z"/>
                <w:b/>
                <w:bCs/>
              </w:rPr>
            </w:pPr>
            <w:ins w:id="1501" w:author="김 유진" w:date="2020-06-24T13:38:00Z">
              <w:r w:rsidRPr="004D6F69">
                <w:rPr>
                  <w:b/>
                  <w:bCs/>
                </w:rPr>
                <w:t>product</w:t>
              </w:r>
            </w:ins>
          </w:p>
        </w:tc>
      </w:tr>
      <w:tr w:rsidR="00185534" w14:paraId="3B70A8BE" w14:textId="77777777" w:rsidTr="005504A5">
        <w:trPr>
          <w:ins w:id="1502" w:author="김 유진" w:date="2020-06-24T13:37:00Z"/>
        </w:trPr>
        <w:tc>
          <w:tcPr>
            <w:tcW w:w="1562" w:type="dxa"/>
            <w:vMerge/>
            <w:shd w:val="clear" w:color="auto" w:fill="ED7D31" w:themeFill="accent2"/>
            <w:tcPrChange w:id="1503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50B19E0B" w14:textId="77777777" w:rsidR="00185534" w:rsidRDefault="00185534" w:rsidP="00185534">
            <w:pPr>
              <w:pStyle w:val="aa"/>
              <w:ind w:leftChars="0" w:left="0"/>
              <w:jc w:val="center"/>
              <w:rPr>
                <w:ins w:id="1504" w:author="김 유진" w:date="2020-06-24T13:3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505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4908FC17" w14:textId="46257287" w:rsidR="00185534" w:rsidRPr="00185534" w:rsidRDefault="00185534" w:rsidP="00185534">
            <w:pPr>
              <w:pStyle w:val="aa"/>
              <w:ind w:leftChars="0" w:left="0"/>
              <w:jc w:val="center"/>
              <w:rPr>
                <w:ins w:id="1506" w:author="김 유진" w:date="2020-06-24T13:37:00Z"/>
                <w:b/>
                <w:bCs/>
              </w:rPr>
            </w:pPr>
            <w:ins w:id="1507" w:author="김 유진" w:date="2020-06-24T13:38:00Z">
              <w:r w:rsidRPr="006F49FE">
                <w:rPr>
                  <w:rFonts w:hint="eastAsia"/>
                  <w:b/>
                  <w:bCs/>
                </w:rPr>
                <w:t>L</w:t>
              </w:r>
              <w:r w:rsidRPr="006F49FE">
                <w:rPr>
                  <w:b/>
                  <w:bCs/>
                </w:rPr>
                <w:t>ogical Name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508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78BBCE00" w14:textId="25A78939" w:rsidR="00185534" w:rsidRDefault="00185534" w:rsidP="00185534">
            <w:pPr>
              <w:pStyle w:val="aa"/>
              <w:ind w:leftChars="0" w:left="0"/>
              <w:jc w:val="center"/>
              <w:rPr>
                <w:ins w:id="1509" w:author="김 유진" w:date="2020-06-24T13:37:00Z"/>
                <w:b/>
                <w:bCs/>
              </w:rPr>
            </w:pPr>
            <w:ins w:id="1510" w:author="김 유진" w:date="2020-06-24T13:38:00Z">
              <w:r w:rsidRPr="006F49FE">
                <w:rPr>
                  <w:rFonts w:hint="eastAsia"/>
                  <w:b/>
                  <w:bCs/>
                </w:rPr>
                <w:t>N</w:t>
              </w:r>
              <w:r w:rsidRPr="006F49FE">
                <w:rPr>
                  <w:b/>
                  <w:bCs/>
                </w:rPr>
                <w:t>ame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511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57DAD96C" w14:textId="274823EE" w:rsidR="00185534" w:rsidRPr="00185534" w:rsidRDefault="00185534" w:rsidP="00185534">
            <w:pPr>
              <w:pStyle w:val="aa"/>
              <w:ind w:leftChars="0" w:left="0"/>
              <w:jc w:val="center"/>
              <w:rPr>
                <w:ins w:id="1512" w:author="김 유진" w:date="2020-06-24T13:37:00Z"/>
                <w:b/>
                <w:bCs/>
              </w:rPr>
            </w:pPr>
            <w:ins w:id="1513" w:author="김 유진" w:date="2020-06-24T13:38:00Z">
              <w:r w:rsidRPr="006F49FE">
                <w:rPr>
                  <w:rFonts w:hint="eastAsia"/>
                  <w:b/>
                  <w:bCs/>
                </w:rPr>
                <w:t>T</w:t>
              </w:r>
              <w:r w:rsidRPr="006F49FE">
                <w:rPr>
                  <w:b/>
                  <w:bCs/>
                </w:rPr>
                <w:t>ype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514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01D3F528" w14:textId="15971B3C" w:rsidR="00185534" w:rsidRDefault="00185534" w:rsidP="00185534">
            <w:pPr>
              <w:pStyle w:val="aa"/>
              <w:ind w:leftChars="0" w:left="0"/>
              <w:jc w:val="center"/>
              <w:rPr>
                <w:ins w:id="1515" w:author="김 유진" w:date="2020-06-24T13:37:00Z"/>
                <w:b/>
                <w:bCs/>
              </w:rPr>
            </w:pPr>
            <w:ins w:id="1516" w:author="김 유진" w:date="2020-06-24T13:38:00Z">
              <w:r w:rsidRPr="006F49FE">
                <w:rPr>
                  <w:rFonts w:hint="eastAsia"/>
                  <w:b/>
                  <w:bCs/>
                </w:rPr>
                <w:t>기능</w:t>
              </w:r>
            </w:ins>
          </w:p>
        </w:tc>
      </w:tr>
      <w:tr w:rsidR="004D6F69" w14:paraId="1466E1A5" w14:textId="77777777" w:rsidTr="005504A5">
        <w:trPr>
          <w:ins w:id="1517" w:author="김 유진" w:date="2020-06-24T13:37:00Z"/>
        </w:trPr>
        <w:tc>
          <w:tcPr>
            <w:tcW w:w="1562" w:type="dxa"/>
            <w:vMerge w:val="restart"/>
            <w:shd w:val="clear" w:color="auto" w:fill="ED7D31" w:themeFill="accent2"/>
            <w:tcPrChange w:id="1518" w:author="김 유진" w:date="2020-06-24T13:46:00Z">
              <w:tcPr>
                <w:tcW w:w="1643" w:type="dxa"/>
                <w:gridSpan w:val="3"/>
                <w:vMerge w:val="restart"/>
                <w:shd w:val="clear" w:color="auto" w:fill="ED7D31" w:themeFill="accent2"/>
              </w:tcPr>
            </w:tcPrChange>
          </w:tcPr>
          <w:p w14:paraId="54AD3826" w14:textId="77777777" w:rsidR="004D6F69" w:rsidRDefault="004D6F69" w:rsidP="00E63986">
            <w:pPr>
              <w:pStyle w:val="aa"/>
              <w:ind w:leftChars="0" w:left="0"/>
              <w:jc w:val="center"/>
              <w:rPr>
                <w:ins w:id="1519" w:author="김 유진" w:date="2020-06-24T13:37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520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144FF4F5" w14:textId="46CC5F16" w:rsidR="004D6F69" w:rsidRPr="00185534" w:rsidRDefault="00035F39" w:rsidP="00E63986">
            <w:pPr>
              <w:pStyle w:val="aa"/>
              <w:ind w:leftChars="0" w:left="0"/>
              <w:jc w:val="center"/>
              <w:rPr>
                <w:ins w:id="1521" w:author="김 유진" w:date="2020-06-24T13:37:00Z"/>
                <w:b/>
                <w:bCs/>
              </w:rPr>
            </w:pPr>
            <w:ins w:id="1522" w:author="김 유진" w:date="2020-06-24T13:38:00Z">
              <w:r w:rsidRPr="00035F39">
                <w:rPr>
                  <w:b/>
                  <w:bCs/>
                </w:rPr>
                <w:t>product name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523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5A7504BD" w14:textId="021F26A9" w:rsidR="004D6F69" w:rsidRDefault="00035F39" w:rsidP="00E63986">
            <w:pPr>
              <w:pStyle w:val="aa"/>
              <w:ind w:leftChars="0" w:left="0"/>
              <w:jc w:val="center"/>
              <w:rPr>
                <w:ins w:id="1524" w:author="김 유진" w:date="2020-06-24T13:37:00Z"/>
                <w:b/>
                <w:bCs/>
              </w:rPr>
            </w:pPr>
            <w:ins w:id="1525" w:author="김 유진" w:date="2020-06-24T13:39:00Z">
              <w:r w:rsidRPr="00035F39">
                <w:rPr>
                  <w:rFonts w:hint="eastAsia"/>
                  <w:b/>
                  <w:bCs/>
                </w:rPr>
                <w:t>상품</w:t>
              </w:r>
              <w:r w:rsidRPr="00035F39">
                <w:rPr>
                  <w:b/>
                  <w:bCs/>
                </w:rPr>
                <w:t xml:space="preserve"> 이름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526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5643A72B" w14:textId="639DFFE1" w:rsidR="004D6F69" w:rsidRPr="00185534" w:rsidRDefault="00035F39" w:rsidP="00E63986">
            <w:pPr>
              <w:pStyle w:val="aa"/>
              <w:ind w:leftChars="0" w:left="0"/>
              <w:jc w:val="center"/>
              <w:rPr>
                <w:ins w:id="1527" w:author="김 유진" w:date="2020-06-24T13:37:00Z"/>
                <w:b/>
                <w:bCs/>
              </w:rPr>
            </w:pPr>
            <w:ins w:id="1528" w:author="김 유진" w:date="2020-06-24T13:39:00Z">
              <w:r w:rsidRPr="00035F39">
                <w:rPr>
                  <w:b/>
                  <w:bCs/>
                </w:rPr>
                <w:t>VARCHAR(45)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529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7C70F4A9" w14:textId="3A24F90B" w:rsidR="004D6F69" w:rsidRDefault="00035F39">
            <w:pPr>
              <w:pStyle w:val="aa"/>
              <w:ind w:leftChars="0" w:left="0"/>
              <w:jc w:val="center"/>
              <w:rPr>
                <w:ins w:id="1530" w:author="김 유진" w:date="2020-06-24T13:37:00Z"/>
                <w:b/>
                <w:bCs/>
              </w:rPr>
            </w:pPr>
            <w:ins w:id="1531" w:author="김 유진" w:date="2020-06-24T13:39:00Z">
              <w:r>
                <w:rPr>
                  <w:rFonts w:hint="eastAsia"/>
                  <w:b/>
                  <w:bCs/>
                </w:rPr>
                <w:t>상품 이름</w:t>
              </w:r>
            </w:ins>
          </w:p>
        </w:tc>
      </w:tr>
      <w:tr w:rsidR="004D6F69" w14:paraId="7BA87E47" w14:textId="77777777" w:rsidTr="005504A5">
        <w:trPr>
          <w:ins w:id="1532" w:author="김 유진" w:date="2020-06-24T13:38:00Z"/>
        </w:trPr>
        <w:tc>
          <w:tcPr>
            <w:tcW w:w="1562" w:type="dxa"/>
            <w:vMerge/>
            <w:shd w:val="clear" w:color="auto" w:fill="ED7D31" w:themeFill="accent2"/>
            <w:tcPrChange w:id="1533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66CD8839" w14:textId="77777777" w:rsidR="004D6F69" w:rsidRDefault="004D6F69" w:rsidP="00E63986">
            <w:pPr>
              <w:pStyle w:val="aa"/>
              <w:ind w:leftChars="0" w:left="0"/>
              <w:jc w:val="center"/>
              <w:rPr>
                <w:ins w:id="1534" w:author="김 유진" w:date="2020-06-24T13:38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535" w:author="김 유진" w:date="2020-06-24T13:46:00Z">
              <w:tcPr>
                <w:tcW w:w="1643" w:type="dxa"/>
                <w:gridSpan w:val="7"/>
                <w:shd w:val="clear" w:color="auto" w:fill="FFFFFF" w:themeFill="background1"/>
                <w:vAlign w:val="center"/>
              </w:tcPr>
            </w:tcPrChange>
          </w:tcPr>
          <w:p w14:paraId="75EFEB7D" w14:textId="58EC84A6" w:rsidR="004D6F69" w:rsidRPr="00185534" w:rsidRDefault="00035F39" w:rsidP="00E63986">
            <w:pPr>
              <w:pStyle w:val="aa"/>
              <w:ind w:leftChars="0" w:left="0"/>
              <w:jc w:val="center"/>
              <w:rPr>
                <w:ins w:id="1536" w:author="김 유진" w:date="2020-06-24T13:38:00Z"/>
                <w:b/>
                <w:bCs/>
              </w:rPr>
            </w:pPr>
            <w:ins w:id="1537" w:author="김 유진" w:date="2020-06-24T13:38:00Z">
              <w:r w:rsidRPr="00035F39">
                <w:rPr>
                  <w:b/>
                  <w:bCs/>
                </w:rPr>
                <w:t>product sort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538" w:author="김 유진" w:date="2020-06-24T13:46:00Z">
              <w:tcPr>
                <w:tcW w:w="1643" w:type="dxa"/>
                <w:gridSpan w:val="5"/>
                <w:shd w:val="clear" w:color="auto" w:fill="FFFFFF" w:themeFill="background1"/>
                <w:vAlign w:val="center"/>
              </w:tcPr>
            </w:tcPrChange>
          </w:tcPr>
          <w:p w14:paraId="102A131F" w14:textId="2A9A9D93" w:rsidR="004D6F69" w:rsidRDefault="00035F39" w:rsidP="00E63986">
            <w:pPr>
              <w:pStyle w:val="aa"/>
              <w:ind w:leftChars="0" w:left="0"/>
              <w:jc w:val="center"/>
              <w:rPr>
                <w:ins w:id="1539" w:author="김 유진" w:date="2020-06-24T13:38:00Z"/>
                <w:b/>
                <w:bCs/>
              </w:rPr>
            </w:pPr>
            <w:ins w:id="1540" w:author="김 유진" w:date="2020-06-24T13:39:00Z">
              <w:r w:rsidRPr="00035F39">
                <w:rPr>
                  <w:rFonts w:hint="eastAsia"/>
                  <w:b/>
                  <w:bCs/>
                </w:rPr>
                <w:t>상품</w:t>
              </w:r>
              <w:r w:rsidRPr="00035F39">
                <w:rPr>
                  <w:b/>
                  <w:bCs/>
                </w:rPr>
                <w:t xml:space="preserve"> 분류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541" w:author="김 유진" w:date="2020-06-24T13:46:00Z">
              <w:tcPr>
                <w:tcW w:w="1643" w:type="dxa"/>
                <w:gridSpan w:val="6"/>
                <w:shd w:val="clear" w:color="auto" w:fill="FFFFFF" w:themeFill="background1"/>
                <w:vAlign w:val="center"/>
              </w:tcPr>
            </w:tcPrChange>
          </w:tcPr>
          <w:p w14:paraId="392C57B7" w14:textId="70AA8FAE" w:rsidR="004D6F69" w:rsidRPr="00185534" w:rsidRDefault="00035F39" w:rsidP="00E63986">
            <w:pPr>
              <w:pStyle w:val="aa"/>
              <w:ind w:leftChars="0" w:left="0"/>
              <w:jc w:val="center"/>
              <w:rPr>
                <w:ins w:id="1542" w:author="김 유진" w:date="2020-06-24T13:38:00Z"/>
                <w:b/>
                <w:bCs/>
              </w:rPr>
            </w:pPr>
            <w:ins w:id="1543" w:author="김 유진" w:date="2020-06-24T13:39:00Z">
              <w:r w:rsidRPr="00035F39">
                <w:rPr>
                  <w:b/>
                  <w:bCs/>
                </w:rPr>
                <w:t>VARCHAR(45)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544" w:author="김 유진" w:date="2020-06-24T13:46:00Z">
              <w:tcPr>
                <w:tcW w:w="1644" w:type="dxa"/>
                <w:gridSpan w:val="3"/>
                <w:shd w:val="clear" w:color="auto" w:fill="FFFFFF" w:themeFill="background1"/>
                <w:vAlign w:val="center"/>
              </w:tcPr>
            </w:tcPrChange>
          </w:tcPr>
          <w:p w14:paraId="752DDDF2" w14:textId="514E0FAB" w:rsidR="004D6F69" w:rsidRDefault="00035F39">
            <w:pPr>
              <w:pStyle w:val="aa"/>
              <w:ind w:leftChars="0" w:left="0"/>
              <w:jc w:val="center"/>
              <w:rPr>
                <w:ins w:id="1545" w:author="김 유진" w:date="2020-06-24T13:38:00Z"/>
                <w:b/>
                <w:bCs/>
              </w:rPr>
            </w:pPr>
            <w:ins w:id="1546" w:author="김 유진" w:date="2020-06-24T13:39:00Z">
              <w:r>
                <w:rPr>
                  <w:rFonts w:hint="eastAsia"/>
                  <w:b/>
                  <w:bCs/>
                </w:rPr>
                <w:t>상품 분류</w:t>
              </w:r>
            </w:ins>
          </w:p>
        </w:tc>
      </w:tr>
      <w:tr w:rsidR="00035F39" w14:paraId="630B5359" w14:textId="77777777" w:rsidTr="00035F39">
        <w:trPr>
          <w:ins w:id="1547" w:author="김 유진" w:date="2020-06-24T13:38:00Z"/>
        </w:trPr>
        <w:tc>
          <w:tcPr>
            <w:tcW w:w="8216" w:type="dxa"/>
            <w:gridSpan w:val="8"/>
            <w:tcBorders>
              <w:left w:val="nil"/>
              <w:right w:val="nil"/>
            </w:tcBorders>
            <w:shd w:val="clear" w:color="auto" w:fill="FFFFFF" w:themeFill="background1"/>
            <w:tcPrChange w:id="1548" w:author="김 유진" w:date="2020-06-24T13:39:00Z">
              <w:tcPr>
                <w:tcW w:w="8216" w:type="dxa"/>
                <w:gridSpan w:val="24"/>
                <w:shd w:val="clear" w:color="auto" w:fill="ED7D31" w:themeFill="accent2"/>
              </w:tcPr>
            </w:tcPrChange>
          </w:tcPr>
          <w:p w14:paraId="390A8133" w14:textId="77777777" w:rsidR="00035F39" w:rsidRDefault="00035F39">
            <w:pPr>
              <w:pStyle w:val="aa"/>
              <w:ind w:leftChars="0" w:left="0"/>
              <w:jc w:val="center"/>
              <w:rPr>
                <w:ins w:id="1549" w:author="김 유진" w:date="2020-06-24T13:38:00Z"/>
                <w:b/>
                <w:bCs/>
              </w:rPr>
            </w:pPr>
          </w:p>
        </w:tc>
      </w:tr>
      <w:tr w:rsidR="00035F39" w14:paraId="7823B9A9" w14:textId="77777777" w:rsidTr="005504A5">
        <w:trPr>
          <w:trHeight w:val="356"/>
          <w:ins w:id="1550" w:author="김 유진" w:date="2020-06-24T13:39:00Z"/>
          <w:trPrChange w:id="1551" w:author="김 유진" w:date="2020-06-24T13:42:00Z">
            <w:trPr>
              <w:trHeight w:val="356"/>
            </w:trPr>
          </w:trPrChange>
        </w:trPr>
        <w:tc>
          <w:tcPr>
            <w:tcW w:w="1562" w:type="dxa"/>
            <w:vMerge w:val="restart"/>
            <w:shd w:val="clear" w:color="auto" w:fill="ED7D31" w:themeFill="accent2"/>
            <w:vAlign w:val="center"/>
            <w:tcPrChange w:id="1552" w:author="김 유진" w:date="2020-06-24T13:42:00Z">
              <w:tcPr>
                <w:tcW w:w="1643" w:type="dxa"/>
                <w:gridSpan w:val="5"/>
                <w:vMerge w:val="restart"/>
                <w:shd w:val="clear" w:color="auto" w:fill="ED7D31" w:themeFill="accent2"/>
              </w:tcPr>
            </w:tcPrChange>
          </w:tcPr>
          <w:p w14:paraId="5AD5D032" w14:textId="0ABDBA95" w:rsidR="00035F39" w:rsidRDefault="00035F39">
            <w:pPr>
              <w:pStyle w:val="aa"/>
              <w:ind w:leftChars="0" w:left="0"/>
              <w:jc w:val="center"/>
              <w:rPr>
                <w:ins w:id="1553" w:author="김 유진" w:date="2020-06-24T13:39:00Z"/>
                <w:b/>
                <w:bCs/>
              </w:rPr>
            </w:pPr>
            <w:ins w:id="1554" w:author="김 유진" w:date="2020-06-24T13:41:00Z">
              <w:r>
                <w:rPr>
                  <w:rFonts w:hint="eastAsia"/>
                  <w:b/>
                  <w:bCs/>
                </w:rPr>
                <w:lastRenderedPageBreak/>
                <w:t>테이블</w:t>
              </w:r>
            </w:ins>
          </w:p>
        </w:tc>
        <w:tc>
          <w:tcPr>
            <w:tcW w:w="6654" w:type="dxa"/>
            <w:gridSpan w:val="7"/>
            <w:shd w:val="clear" w:color="auto" w:fill="FFFFFF" w:themeFill="background1"/>
            <w:tcPrChange w:id="1555" w:author="김 유진" w:date="2020-06-24T13:42:00Z">
              <w:tcPr>
                <w:tcW w:w="6573" w:type="dxa"/>
                <w:gridSpan w:val="19"/>
                <w:shd w:val="clear" w:color="auto" w:fill="FFFFFF" w:themeFill="background1"/>
              </w:tcPr>
            </w:tcPrChange>
          </w:tcPr>
          <w:p w14:paraId="36A87881" w14:textId="7FE7FCCA" w:rsidR="00035F39" w:rsidRDefault="00430B80">
            <w:pPr>
              <w:pStyle w:val="aa"/>
              <w:ind w:leftChars="0" w:left="0"/>
              <w:jc w:val="center"/>
              <w:rPr>
                <w:ins w:id="1556" w:author="김 유진" w:date="2020-06-24T13:39:00Z"/>
                <w:b/>
                <w:bCs/>
              </w:rPr>
            </w:pPr>
            <w:ins w:id="1557" w:author="김 유진" w:date="2020-06-24T13:41:00Z">
              <w:r w:rsidRPr="00430B80">
                <w:rPr>
                  <w:b/>
                  <w:bCs/>
                </w:rPr>
                <w:t>administratortable</w:t>
              </w:r>
            </w:ins>
          </w:p>
        </w:tc>
      </w:tr>
      <w:tr w:rsidR="00035F39" w14:paraId="489394E4" w14:textId="77777777" w:rsidTr="005504A5">
        <w:trPr>
          <w:trHeight w:val="352"/>
          <w:ins w:id="1558" w:author="김 유진" w:date="2020-06-24T13:39:00Z"/>
          <w:trPrChange w:id="1559" w:author="김 유진" w:date="2020-06-24T13:46:00Z">
            <w:trPr>
              <w:trHeight w:val="352"/>
            </w:trPr>
          </w:trPrChange>
        </w:trPr>
        <w:tc>
          <w:tcPr>
            <w:tcW w:w="1562" w:type="dxa"/>
            <w:vMerge/>
            <w:shd w:val="clear" w:color="auto" w:fill="ED7D31" w:themeFill="accent2"/>
            <w:vAlign w:val="center"/>
            <w:tcPrChange w:id="1560" w:author="김 유진" w:date="2020-06-24T13:46:00Z">
              <w:tcPr>
                <w:tcW w:w="1643" w:type="dxa"/>
                <w:gridSpan w:val="5"/>
                <w:vMerge/>
                <w:shd w:val="clear" w:color="auto" w:fill="ED7D31" w:themeFill="accent2"/>
              </w:tcPr>
            </w:tcPrChange>
          </w:tcPr>
          <w:p w14:paraId="02FA9B79" w14:textId="77777777" w:rsidR="00035F39" w:rsidRDefault="00035F39">
            <w:pPr>
              <w:pStyle w:val="aa"/>
              <w:ind w:leftChars="0" w:left="0"/>
              <w:jc w:val="center"/>
              <w:rPr>
                <w:ins w:id="1561" w:author="김 유진" w:date="2020-06-24T13:39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562" w:author="김 유진" w:date="2020-06-24T13:46:00Z">
              <w:tcPr>
                <w:tcW w:w="1643" w:type="dxa"/>
                <w:gridSpan w:val="2"/>
                <w:shd w:val="clear" w:color="auto" w:fill="FFFFFF" w:themeFill="background1"/>
              </w:tcPr>
            </w:tcPrChange>
          </w:tcPr>
          <w:p w14:paraId="632B25EE" w14:textId="61D528B7" w:rsidR="00035F39" w:rsidRDefault="00035F39" w:rsidP="00035F39">
            <w:pPr>
              <w:pStyle w:val="aa"/>
              <w:ind w:leftChars="0" w:left="0"/>
              <w:jc w:val="center"/>
              <w:rPr>
                <w:ins w:id="1563" w:author="김 유진" w:date="2020-06-24T13:39:00Z"/>
                <w:b/>
                <w:bCs/>
              </w:rPr>
            </w:pPr>
            <w:ins w:id="1564" w:author="김 유진" w:date="2020-06-24T13:41:00Z">
              <w:r w:rsidRPr="006F49FE">
                <w:rPr>
                  <w:rFonts w:hint="eastAsia"/>
                  <w:b/>
                  <w:bCs/>
                </w:rPr>
                <w:t>L</w:t>
              </w:r>
              <w:r w:rsidRPr="006F49FE">
                <w:rPr>
                  <w:b/>
                  <w:bCs/>
                </w:rPr>
                <w:t>ogical Name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565" w:author="김 유진" w:date="2020-06-24T13:46:00Z">
              <w:tcPr>
                <w:tcW w:w="1643" w:type="dxa"/>
                <w:gridSpan w:val="7"/>
                <w:shd w:val="clear" w:color="auto" w:fill="FFFFFF" w:themeFill="background1"/>
              </w:tcPr>
            </w:tcPrChange>
          </w:tcPr>
          <w:p w14:paraId="095B056A" w14:textId="4987E433" w:rsidR="00035F39" w:rsidRDefault="00035F39" w:rsidP="00035F39">
            <w:pPr>
              <w:pStyle w:val="aa"/>
              <w:ind w:leftChars="0" w:left="0"/>
              <w:jc w:val="center"/>
              <w:rPr>
                <w:ins w:id="1566" w:author="김 유진" w:date="2020-06-24T13:39:00Z"/>
                <w:b/>
                <w:bCs/>
              </w:rPr>
            </w:pPr>
            <w:ins w:id="1567" w:author="김 유진" w:date="2020-06-24T13:41:00Z">
              <w:r w:rsidRPr="006F49FE">
                <w:rPr>
                  <w:rFonts w:hint="eastAsia"/>
                  <w:b/>
                  <w:bCs/>
                </w:rPr>
                <w:t>N</w:t>
              </w:r>
              <w:r w:rsidRPr="006F49FE">
                <w:rPr>
                  <w:b/>
                  <w:bCs/>
                </w:rPr>
                <w:t>ame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568" w:author="김 유진" w:date="2020-06-24T13:46:00Z">
              <w:tcPr>
                <w:tcW w:w="1643" w:type="dxa"/>
                <w:gridSpan w:val="6"/>
                <w:shd w:val="clear" w:color="auto" w:fill="FFFFFF" w:themeFill="background1"/>
              </w:tcPr>
            </w:tcPrChange>
          </w:tcPr>
          <w:p w14:paraId="03EB77D9" w14:textId="7D4A4BB2" w:rsidR="00035F39" w:rsidRDefault="00035F39" w:rsidP="00035F39">
            <w:pPr>
              <w:pStyle w:val="aa"/>
              <w:ind w:leftChars="0" w:left="0"/>
              <w:jc w:val="center"/>
              <w:rPr>
                <w:ins w:id="1569" w:author="김 유진" w:date="2020-06-24T13:39:00Z"/>
                <w:b/>
                <w:bCs/>
              </w:rPr>
            </w:pPr>
            <w:ins w:id="1570" w:author="김 유진" w:date="2020-06-24T13:41:00Z">
              <w:r w:rsidRPr="006F49FE">
                <w:rPr>
                  <w:rFonts w:hint="eastAsia"/>
                  <w:b/>
                  <w:bCs/>
                </w:rPr>
                <w:t>T</w:t>
              </w:r>
              <w:r w:rsidRPr="006F49FE">
                <w:rPr>
                  <w:b/>
                  <w:bCs/>
                </w:rPr>
                <w:t>ype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571" w:author="김 유진" w:date="2020-06-24T13:46:00Z">
              <w:tcPr>
                <w:tcW w:w="1644" w:type="dxa"/>
                <w:gridSpan w:val="4"/>
                <w:shd w:val="clear" w:color="auto" w:fill="FFFFFF" w:themeFill="background1"/>
              </w:tcPr>
            </w:tcPrChange>
          </w:tcPr>
          <w:p w14:paraId="032F4C6D" w14:textId="2646DD55" w:rsidR="00035F39" w:rsidRDefault="00035F39" w:rsidP="00035F39">
            <w:pPr>
              <w:pStyle w:val="aa"/>
              <w:ind w:leftChars="0" w:left="0"/>
              <w:jc w:val="center"/>
              <w:rPr>
                <w:ins w:id="1572" w:author="김 유진" w:date="2020-06-24T13:39:00Z"/>
                <w:b/>
                <w:bCs/>
              </w:rPr>
            </w:pPr>
            <w:ins w:id="1573" w:author="김 유진" w:date="2020-06-24T13:41:00Z">
              <w:r w:rsidRPr="006F49FE">
                <w:rPr>
                  <w:rFonts w:hint="eastAsia"/>
                  <w:b/>
                  <w:bCs/>
                </w:rPr>
                <w:t>기능</w:t>
              </w:r>
            </w:ins>
          </w:p>
        </w:tc>
      </w:tr>
      <w:tr w:rsidR="00035F39" w14:paraId="4F63EE69" w14:textId="77777777" w:rsidTr="005504A5">
        <w:trPr>
          <w:trHeight w:val="352"/>
          <w:ins w:id="1574" w:author="김 유진" w:date="2020-06-24T13:39:00Z"/>
          <w:trPrChange w:id="1575" w:author="김 유진" w:date="2020-06-24T13:46:00Z">
            <w:trPr>
              <w:trHeight w:val="352"/>
            </w:trPr>
          </w:trPrChange>
        </w:trPr>
        <w:tc>
          <w:tcPr>
            <w:tcW w:w="1562" w:type="dxa"/>
            <w:vMerge w:val="restart"/>
            <w:shd w:val="clear" w:color="auto" w:fill="ED7D31" w:themeFill="accent2"/>
            <w:vAlign w:val="center"/>
            <w:tcPrChange w:id="1576" w:author="김 유진" w:date="2020-06-24T13:46:00Z">
              <w:tcPr>
                <w:tcW w:w="1643" w:type="dxa"/>
                <w:gridSpan w:val="5"/>
                <w:vMerge w:val="restart"/>
                <w:shd w:val="clear" w:color="auto" w:fill="ED7D31" w:themeFill="accent2"/>
              </w:tcPr>
            </w:tcPrChange>
          </w:tcPr>
          <w:p w14:paraId="45027926" w14:textId="77777777" w:rsidR="00035F39" w:rsidRDefault="00035F39">
            <w:pPr>
              <w:pStyle w:val="aa"/>
              <w:ind w:leftChars="0" w:left="0"/>
              <w:jc w:val="center"/>
              <w:rPr>
                <w:ins w:id="1577" w:author="김 유진" w:date="2020-06-24T13:39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tcPrChange w:id="1578" w:author="김 유진" w:date="2020-06-24T13:46:00Z">
              <w:tcPr>
                <w:tcW w:w="1643" w:type="dxa"/>
                <w:gridSpan w:val="2"/>
                <w:shd w:val="clear" w:color="auto" w:fill="FFFFFF" w:themeFill="background1"/>
              </w:tcPr>
            </w:tcPrChange>
          </w:tcPr>
          <w:p w14:paraId="0AEE9195" w14:textId="77D3A7F1" w:rsidR="00035F39" w:rsidRPr="00606F51" w:rsidRDefault="00430B80">
            <w:pPr>
              <w:pStyle w:val="aa"/>
              <w:ind w:leftChars="0" w:left="0"/>
              <w:jc w:val="center"/>
              <w:rPr>
                <w:ins w:id="1579" w:author="김 유진" w:date="2020-06-24T13:39:00Z"/>
                <w:b/>
                <w:bCs/>
                <w:u w:val="single"/>
                <w:rPrChange w:id="1580" w:author="김 유진" w:date="2020-06-24T14:02:00Z">
                  <w:rPr>
                    <w:ins w:id="1581" w:author="김 유진" w:date="2020-06-24T13:39:00Z"/>
                    <w:b/>
                    <w:bCs/>
                  </w:rPr>
                </w:rPrChange>
              </w:rPr>
            </w:pPr>
            <w:ins w:id="1582" w:author="김 유진" w:date="2020-06-24T13:41:00Z">
              <w:r w:rsidRPr="00606F51">
                <w:rPr>
                  <w:b/>
                  <w:bCs/>
                  <w:u w:val="single"/>
                  <w:rPrChange w:id="1583" w:author="김 유진" w:date="2020-06-24T14:02:00Z">
                    <w:rPr>
                      <w:b/>
                      <w:bCs/>
                    </w:rPr>
                  </w:rPrChange>
                </w:rPr>
                <w:t>adminID</w:t>
              </w:r>
            </w:ins>
            <w:ins w:id="1584" w:author="김 유진" w:date="2020-06-24T14:26:00Z">
              <w:r w:rsidR="00597FC9" w:rsidRPr="00DF5716">
                <w:rPr>
                  <w:b/>
                  <w:bCs/>
                </w:rPr>
                <w:t>(PK)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tcPrChange w:id="1585" w:author="김 유진" w:date="2020-06-24T13:46:00Z">
              <w:tcPr>
                <w:tcW w:w="1643" w:type="dxa"/>
                <w:gridSpan w:val="7"/>
                <w:shd w:val="clear" w:color="auto" w:fill="FFFFFF" w:themeFill="background1"/>
              </w:tcPr>
            </w:tcPrChange>
          </w:tcPr>
          <w:p w14:paraId="7D53AE62" w14:textId="76C78820" w:rsidR="00035F39" w:rsidRDefault="00430B80">
            <w:pPr>
              <w:pStyle w:val="aa"/>
              <w:ind w:leftChars="0" w:left="0"/>
              <w:jc w:val="center"/>
              <w:rPr>
                <w:ins w:id="1586" w:author="김 유진" w:date="2020-06-24T13:39:00Z"/>
                <w:b/>
                <w:bCs/>
              </w:rPr>
            </w:pPr>
            <w:ins w:id="1587" w:author="김 유진" w:date="2020-06-24T13:42:00Z">
              <w:r>
                <w:rPr>
                  <w:rFonts w:hint="eastAsia"/>
                  <w:b/>
                  <w:bCs/>
                </w:rPr>
                <w:t>아이디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tcPrChange w:id="1588" w:author="김 유진" w:date="2020-06-24T13:46:00Z">
              <w:tcPr>
                <w:tcW w:w="1643" w:type="dxa"/>
                <w:gridSpan w:val="6"/>
                <w:shd w:val="clear" w:color="auto" w:fill="FFFFFF" w:themeFill="background1"/>
              </w:tcPr>
            </w:tcPrChange>
          </w:tcPr>
          <w:p w14:paraId="0E55DAB8" w14:textId="0D17BFBE" w:rsidR="00035F39" w:rsidRDefault="00430B80">
            <w:pPr>
              <w:pStyle w:val="aa"/>
              <w:ind w:leftChars="0" w:left="0"/>
              <w:jc w:val="center"/>
              <w:rPr>
                <w:ins w:id="1589" w:author="김 유진" w:date="2020-06-24T13:39:00Z"/>
                <w:b/>
                <w:bCs/>
              </w:rPr>
            </w:pPr>
            <w:ins w:id="1590" w:author="김 유진" w:date="2020-06-24T13:42:00Z">
              <w:r w:rsidRPr="00035F39">
                <w:rPr>
                  <w:b/>
                  <w:bCs/>
                </w:rPr>
                <w:t>VARCHAR(45)</w:t>
              </w:r>
            </w:ins>
          </w:p>
        </w:tc>
        <w:tc>
          <w:tcPr>
            <w:tcW w:w="1728" w:type="dxa"/>
            <w:shd w:val="clear" w:color="auto" w:fill="FFFFFF" w:themeFill="background1"/>
            <w:tcPrChange w:id="1591" w:author="김 유진" w:date="2020-06-24T13:46:00Z">
              <w:tcPr>
                <w:tcW w:w="1644" w:type="dxa"/>
                <w:gridSpan w:val="4"/>
                <w:shd w:val="clear" w:color="auto" w:fill="FFFFFF" w:themeFill="background1"/>
              </w:tcPr>
            </w:tcPrChange>
          </w:tcPr>
          <w:p w14:paraId="60C3B782" w14:textId="7F01FF12" w:rsidR="00035F39" w:rsidRDefault="00A05099">
            <w:pPr>
              <w:pStyle w:val="aa"/>
              <w:ind w:leftChars="0" w:left="0"/>
              <w:rPr>
                <w:ins w:id="1592" w:author="김 유진" w:date="2020-06-24T13:39:00Z"/>
                <w:b/>
                <w:bCs/>
              </w:rPr>
              <w:pPrChange w:id="1593" w:author="김 유진" w:date="2020-06-24T13:42:00Z">
                <w:pPr>
                  <w:pStyle w:val="aa"/>
                  <w:ind w:leftChars="0" w:left="0"/>
                  <w:jc w:val="center"/>
                </w:pPr>
              </w:pPrChange>
            </w:pPr>
            <w:ins w:id="1594" w:author="김 유진" w:date="2020-06-24T13:42:00Z">
              <w:r>
                <w:rPr>
                  <w:rFonts w:hint="eastAsia"/>
                  <w:b/>
                  <w:bCs/>
                </w:rPr>
                <w:t>관리자 아이디</w:t>
              </w:r>
            </w:ins>
          </w:p>
        </w:tc>
      </w:tr>
      <w:tr w:rsidR="00035F39" w14:paraId="62E3FCF0" w14:textId="77777777" w:rsidTr="005504A5">
        <w:trPr>
          <w:trHeight w:val="352"/>
          <w:ins w:id="1595" w:author="김 유진" w:date="2020-06-24T13:39:00Z"/>
          <w:trPrChange w:id="1596" w:author="김 유진" w:date="2020-06-24T13:46:00Z">
            <w:trPr>
              <w:trHeight w:val="352"/>
            </w:trPr>
          </w:trPrChange>
        </w:trPr>
        <w:tc>
          <w:tcPr>
            <w:tcW w:w="1562" w:type="dxa"/>
            <w:vMerge/>
            <w:shd w:val="clear" w:color="auto" w:fill="ED7D31" w:themeFill="accent2"/>
            <w:tcPrChange w:id="1597" w:author="김 유진" w:date="2020-06-24T13:46:00Z">
              <w:tcPr>
                <w:tcW w:w="1643" w:type="dxa"/>
                <w:gridSpan w:val="3"/>
                <w:vMerge/>
                <w:shd w:val="clear" w:color="auto" w:fill="ED7D31" w:themeFill="accent2"/>
              </w:tcPr>
            </w:tcPrChange>
          </w:tcPr>
          <w:p w14:paraId="1830A150" w14:textId="77777777" w:rsidR="00035F39" w:rsidRDefault="00035F39">
            <w:pPr>
              <w:pStyle w:val="aa"/>
              <w:ind w:leftChars="0" w:left="0"/>
              <w:jc w:val="center"/>
              <w:rPr>
                <w:ins w:id="1598" w:author="김 유진" w:date="2020-06-24T13:39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tcPrChange w:id="1599" w:author="김 유진" w:date="2020-06-24T13:46:00Z">
              <w:tcPr>
                <w:tcW w:w="1643" w:type="dxa"/>
                <w:gridSpan w:val="7"/>
                <w:shd w:val="clear" w:color="auto" w:fill="FFFFFF" w:themeFill="background1"/>
              </w:tcPr>
            </w:tcPrChange>
          </w:tcPr>
          <w:p w14:paraId="1CA93C4D" w14:textId="2855FFC4" w:rsidR="00035F39" w:rsidRDefault="00430B80">
            <w:pPr>
              <w:pStyle w:val="aa"/>
              <w:ind w:leftChars="0" w:left="0"/>
              <w:jc w:val="center"/>
              <w:rPr>
                <w:ins w:id="1600" w:author="김 유진" w:date="2020-06-24T13:39:00Z"/>
                <w:b/>
                <w:bCs/>
              </w:rPr>
            </w:pPr>
            <w:ins w:id="1601" w:author="김 유진" w:date="2020-06-24T13:41:00Z">
              <w:r>
                <w:rPr>
                  <w:rFonts w:hint="eastAsia"/>
                  <w:b/>
                  <w:bCs/>
                </w:rPr>
                <w:t>a</w:t>
              </w:r>
              <w:r>
                <w:rPr>
                  <w:b/>
                  <w:bCs/>
                </w:rPr>
                <w:t>dminPass</w:t>
              </w:r>
            </w:ins>
            <w:ins w:id="1602" w:author="김 유진" w:date="2020-06-24T13:42:00Z">
              <w:r>
                <w:rPr>
                  <w:b/>
                  <w:bCs/>
                </w:rPr>
                <w:t>word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tcPrChange w:id="1603" w:author="김 유진" w:date="2020-06-24T13:46:00Z">
              <w:tcPr>
                <w:tcW w:w="1643" w:type="dxa"/>
                <w:gridSpan w:val="5"/>
                <w:shd w:val="clear" w:color="auto" w:fill="FFFFFF" w:themeFill="background1"/>
              </w:tcPr>
            </w:tcPrChange>
          </w:tcPr>
          <w:p w14:paraId="237B1F54" w14:textId="3D18E336" w:rsidR="00035F39" w:rsidRDefault="00430B80">
            <w:pPr>
              <w:pStyle w:val="aa"/>
              <w:ind w:leftChars="0" w:left="0"/>
              <w:jc w:val="center"/>
              <w:rPr>
                <w:ins w:id="1604" w:author="김 유진" w:date="2020-06-24T13:39:00Z"/>
                <w:b/>
                <w:bCs/>
              </w:rPr>
            </w:pPr>
            <w:ins w:id="1605" w:author="김 유진" w:date="2020-06-24T13:42:00Z">
              <w:r>
                <w:rPr>
                  <w:rFonts w:hint="eastAsia"/>
                  <w:b/>
                  <w:bCs/>
                </w:rPr>
                <w:t>비밀번호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tcPrChange w:id="1606" w:author="김 유진" w:date="2020-06-24T13:46:00Z">
              <w:tcPr>
                <w:tcW w:w="1643" w:type="dxa"/>
                <w:gridSpan w:val="6"/>
                <w:shd w:val="clear" w:color="auto" w:fill="FFFFFF" w:themeFill="background1"/>
              </w:tcPr>
            </w:tcPrChange>
          </w:tcPr>
          <w:p w14:paraId="456DACB0" w14:textId="63239B90" w:rsidR="00035F39" w:rsidRDefault="00430B80">
            <w:pPr>
              <w:pStyle w:val="aa"/>
              <w:ind w:leftChars="0" w:left="0"/>
              <w:jc w:val="center"/>
              <w:rPr>
                <w:ins w:id="1607" w:author="김 유진" w:date="2020-06-24T13:39:00Z"/>
                <w:b/>
                <w:bCs/>
              </w:rPr>
            </w:pPr>
            <w:ins w:id="1608" w:author="김 유진" w:date="2020-06-24T13:42:00Z">
              <w:r w:rsidRPr="00035F39">
                <w:rPr>
                  <w:b/>
                  <w:bCs/>
                </w:rPr>
                <w:t>VARCHAR(45)</w:t>
              </w:r>
            </w:ins>
          </w:p>
        </w:tc>
        <w:tc>
          <w:tcPr>
            <w:tcW w:w="1728" w:type="dxa"/>
            <w:shd w:val="clear" w:color="auto" w:fill="FFFFFF" w:themeFill="background1"/>
            <w:tcPrChange w:id="1609" w:author="김 유진" w:date="2020-06-24T13:46:00Z">
              <w:tcPr>
                <w:tcW w:w="1644" w:type="dxa"/>
                <w:gridSpan w:val="3"/>
                <w:shd w:val="clear" w:color="auto" w:fill="FFFFFF" w:themeFill="background1"/>
              </w:tcPr>
            </w:tcPrChange>
          </w:tcPr>
          <w:p w14:paraId="47BE1978" w14:textId="1AE31CFA" w:rsidR="00035F39" w:rsidRDefault="00A05099">
            <w:pPr>
              <w:pStyle w:val="aa"/>
              <w:ind w:leftChars="0" w:left="0"/>
              <w:jc w:val="center"/>
              <w:rPr>
                <w:ins w:id="1610" w:author="김 유진" w:date="2020-06-24T13:39:00Z"/>
                <w:b/>
                <w:bCs/>
              </w:rPr>
            </w:pPr>
            <w:ins w:id="1611" w:author="김 유진" w:date="2020-06-24T13:42:00Z">
              <w:r>
                <w:rPr>
                  <w:rFonts w:hint="eastAsia"/>
                  <w:b/>
                  <w:bCs/>
                </w:rPr>
                <w:t>관리자 비밀번호</w:t>
              </w:r>
            </w:ins>
          </w:p>
        </w:tc>
      </w:tr>
      <w:tr w:rsidR="00DC67AB" w14:paraId="389CBC05" w14:textId="77777777" w:rsidTr="00DC67AB">
        <w:trPr>
          <w:trHeight w:val="352"/>
          <w:ins w:id="1612" w:author="김 유진" w:date="2020-06-24T13:39:00Z"/>
          <w:trPrChange w:id="1613" w:author="김 유진" w:date="2020-06-24T13:45:00Z">
            <w:trPr>
              <w:trHeight w:val="352"/>
            </w:trPr>
          </w:trPrChange>
        </w:trPr>
        <w:tc>
          <w:tcPr>
            <w:tcW w:w="8216" w:type="dxa"/>
            <w:gridSpan w:val="8"/>
            <w:tcBorders>
              <w:left w:val="nil"/>
              <w:right w:val="nil"/>
            </w:tcBorders>
            <w:shd w:val="clear" w:color="auto" w:fill="FFFFFF" w:themeFill="background1"/>
            <w:tcPrChange w:id="1614" w:author="김 유진" w:date="2020-06-24T13:45:00Z">
              <w:tcPr>
                <w:tcW w:w="8216" w:type="dxa"/>
                <w:gridSpan w:val="24"/>
                <w:shd w:val="clear" w:color="auto" w:fill="ED7D31" w:themeFill="accent2"/>
              </w:tcPr>
            </w:tcPrChange>
          </w:tcPr>
          <w:p w14:paraId="5F6B760D" w14:textId="1327554D" w:rsidR="00DC67AB" w:rsidRDefault="00DC67AB">
            <w:pPr>
              <w:pStyle w:val="aa"/>
              <w:ind w:leftChars="0" w:left="0"/>
              <w:jc w:val="center"/>
              <w:rPr>
                <w:ins w:id="1615" w:author="김 유진" w:date="2020-06-24T13:39:00Z"/>
                <w:b/>
                <w:bCs/>
              </w:rPr>
            </w:pPr>
          </w:p>
        </w:tc>
      </w:tr>
      <w:tr w:rsidR="008F4D03" w14:paraId="7C43876A" w14:textId="77777777" w:rsidTr="005504A5">
        <w:trPr>
          <w:trHeight w:val="352"/>
          <w:ins w:id="1616" w:author="김 유진" w:date="2020-06-24T13:45:00Z"/>
          <w:trPrChange w:id="1617" w:author="김 유진" w:date="2020-06-24T13:46:00Z">
            <w:trPr>
              <w:trHeight w:val="352"/>
            </w:trPr>
          </w:trPrChange>
        </w:trPr>
        <w:tc>
          <w:tcPr>
            <w:tcW w:w="1562" w:type="dxa"/>
            <w:vMerge w:val="restart"/>
            <w:shd w:val="clear" w:color="auto" w:fill="ED7D31" w:themeFill="accent2"/>
            <w:vAlign w:val="center"/>
            <w:tcPrChange w:id="1618" w:author="김 유진" w:date="2020-06-24T13:46:00Z">
              <w:tcPr>
                <w:tcW w:w="1617" w:type="dxa"/>
                <w:gridSpan w:val="2"/>
                <w:vMerge w:val="restart"/>
                <w:shd w:val="clear" w:color="auto" w:fill="ED7D31" w:themeFill="accent2"/>
              </w:tcPr>
            </w:tcPrChange>
          </w:tcPr>
          <w:p w14:paraId="3B183826" w14:textId="40D74701" w:rsidR="008F4D03" w:rsidRDefault="008F4D03">
            <w:pPr>
              <w:pStyle w:val="aa"/>
              <w:ind w:leftChars="0" w:left="0"/>
              <w:jc w:val="center"/>
              <w:rPr>
                <w:ins w:id="1619" w:author="김 유진" w:date="2020-06-24T13:45:00Z"/>
                <w:b/>
                <w:bCs/>
              </w:rPr>
            </w:pPr>
            <w:ins w:id="1620" w:author="김 유진" w:date="2020-06-24T13:46:00Z">
              <w:r>
                <w:rPr>
                  <w:rFonts w:hint="eastAsia"/>
                  <w:b/>
                  <w:bCs/>
                </w:rPr>
                <w:t>테이블</w:t>
              </w:r>
            </w:ins>
          </w:p>
        </w:tc>
        <w:tc>
          <w:tcPr>
            <w:tcW w:w="6654" w:type="dxa"/>
            <w:gridSpan w:val="7"/>
            <w:shd w:val="clear" w:color="auto" w:fill="FFFFFF" w:themeFill="background1"/>
            <w:tcPrChange w:id="1621" w:author="김 유진" w:date="2020-06-24T13:46:00Z">
              <w:tcPr>
                <w:tcW w:w="6599" w:type="dxa"/>
                <w:gridSpan w:val="22"/>
                <w:shd w:val="clear" w:color="auto" w:fill="FFFFFF" w:themeFill="background1"/>
              </w:tcPr>
            </w:tcPrChange>
          </w:tcPr>
          <w:p w14:paraId="6B9989AC" w14:textId="5DDB78E9" w:rsidR="008F4D03" w:rsidRDefault="00E152F9">
            <w:pPr>
              <w:pStyle w:val="aa"/>
              <w:ind w:leftChars="0" w:left="0"/>
              <w:jc w:val="center"/>
              <w:rPr>
                <w:ins w:id="1622" w:author="김 유진" w:date="2020-06-24T13:45:00Z"/>
                <w:b/>
                <w:bCs/>
              </w:rPr>
            </w:pPr>
            <w:ins w:id="1623" w:author="김 유진" w:date="2020-06-24T13:48:00Z">
              <w:r w:rsidRPr="00E152F9">
                <w:rPr>
                  <w:b/>
                  <w:bCs/>
                </w:rPr>
                <w:t>codeshopfile</w:t>
              </w:r>
            </w:ins>
          </w:p>
        </w:tc>
      </w:tr>
      <w:tr w:rsidR="008F4D03" w14:paraId="3374A115" w14:textId="77777777" w:rsidTr="005504A5">
        <w:trPr>
          <w:trHeight w:val="352"/>
          <w:ins w:id="1624" w:author="김 유진" w:date="2020-06-24T13:45:00Z"/>
          <w:trPrChange w:id="1625" w:author="김 유진" w:date="2020-06-24T13:46:00Z">
            <w:trPr>
              <w:trHeight w:val="352"/>
            </w:trPr>
          </w:trPrChange>
        </w:trPr>
        <w:tc>
          <w:tcPr>
            <w:tcW w:w="1562" w:type="dxa"/>
            <w:vMerge/>
            <w:shd w:val="clear" w:color="auto" w:fill="ED7D31" w:themeFill="accent2"/>
            <w:tcPrChange w:id="1626" w:author="김 유진" w:date="2020-06-24T13:46:00Z">
              <w:tcPr>
                <w:tcW w:w="1617" w:type="dxa"/>
                <w:gridSpan w:val="3"/>
                <w:vMerge/>
                <w:shd w:val="clear" w:color="auto" w:fill="ED7D31" w:themeFill="accent2"/>
              </w:tcPr>
            </w:tcPrChange>
          </w:tcPr>
          <w:p w14:paraId="322940D0" w14:textId="77777777" w:rsidR="008F4D03" w:rsidRDefault="008F4D03" w:rsidP="008F4D03">
            <w:pPr>
              <w:pStyle w:val="aa"/>
              <w:ind w:leftChars="0" w:left="0"/>
              <w:jc w:val="center"/>
              <w:rPr>
                <w:ins w:id="1627" w:author="김 유진" w:date="2020-06-24T13:45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  <w:vAlign w:val="center"/>
            <w:tcPrChange w:id="1628" w:author="김 유진" w:date="2020-06-24T13:46:00Z">
              <w:tcPr>
                <w:tcW w:w="1710" w:type="dxa"/>
                <w:gridSpan w:val="7"/>
                <w:shd w:val="clear" w:color="auto" w:fill="FFFFFF" w:themeFill="background1"/>
              </w:tcPr>
            </w:tcPrChange>
          </w:tcPr>
          <w:p w14:paraId="73A83570" w14:textId="23A973A4" w:rsidR="008F4D03" w:rsidRDefault="008F4D03" w:rsidP="008F4D03">
            <w:pPr>
              <w:pStyle w:val="aa"/>
              <w:ind w:leftChars="0" w:left="0"/>
              <w:jc w:val="center"/>
              <w:rPr>
                <w:ins w:id="1629" w:author="김 유진" w:date="2020-06-24T13:45:00Z"/>
                <w:b/>
                <w:bCs/>
              </w:rPr>
            </w:pPr>
            <w:ins w:id="1630" w:author="김 유진" w:date="2020-06-24T13:46:00Z">
              <w:r w:rsidRPr="006F49FE">
                <w:rPr>
                  <w:rFonts w:hint="eastAsia"/>
                  <w:b/>
                  <w:bCs/>
                </w:rPr>
                <w:t>L</w:t>
              </w:r>
              <w:r w:rsidRPr="006F49FE">
                <w:rPr>
                  <w:b/>
                  <w:bCs/>
                </w:rPr>
                <w:t>ogical Name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  <w:vAlign w:val="center"/>
            <w:tcPrChange w:id="1631" w:author="김 유진" w:date="2020-06-24T13:46:00Z">
              <w:tcPr>
                <w:tcW w:w="1397" w:type="dxa"/>
                <w:gridSpan w:val="2"/>
                <w:shd w:val="clear" w:color="auto" w:fill="FFFFFF" w:themeFill="background1"/>
              </w:tcPr>
            </w:tcPrChange>
          </w:tcPr>
          <w:p w14:paraId="17170DA4" w14:textId="36C62A3A" w:rsidR="008F4D03" w:rsidRDefault="008F4D03" w:rsidP="008F4D03">
            <w:pPr>
              <w:pStyle w:val="aa"/>
              <w:ind w:leftChars="0" w:left="0"/>
              <w:jc w:val="center"/>
              <w:rPr>
                <w:ins w:id="1632" w:author="김 유진" w:date="2020-06-24T13:45:00Z"/>
                <w:b/>
                <w:bCs/>
              </w:rPr>
            </w:pPr>
            <w:ins w:id="1633" w:author="김 유진" w:date="2020-06-24T13:46:00Z">
              <w:r w:rsidRPr="006F49FE">
                <w:rPr>
                  <w:rFonts w:hint="eastAsia"/>
                  <w:b/>
                  <w:bCs/>
                </w:rPr>
                <w:t>N</w:t>
              </w:r>
              <w:r w:rsidRPr="006F49FE">
                <w:rPr>
                  <w:b/>
                  <w:bCs/>
                </w:rPr>
                <w:t>ame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  <w:vAlign w:val="center"/>
            <w:tcPrChange w:id="1634" w:author="김 유진" w:date="2020-06-24T13:46:00Z">
              <w:tcPr>
                <w:tcW w:w="1701" w:type="dxa"/>
                <w:gridSpan w:val="6"/>
                <w:shd w:val="clear" w:color="auto" w:fill="FFFFFF" w:themeFill="background1"/>
              </w:tcPr>
            </w:tcPrChange>
          </w:tcPr>
          <w:p w14:paraId="6A72FB1B" w14:textId="6B4ED021" w:rsidR="008F4D03" w:rsidRDefault="008F4D03" w:rsidP="008F4D03">
            <w:pPr>
              <w:pStyle w:val="aa"/>
              <w:ind w:leftChars="0" w:left="0"/>
              <w:jc w:val="center"/>
              <w:rPr>
                <w:ins w:id="1635" w:author="김 유진" w:date="2020-06-24T13:45:00Z"/>
                <w:b/>
                <w:bCs/>
              </w:rPr>
            </w:pPr>
            <w:ins w:id="1636" w:author="김 유진" w:date="2020-06-24T13:46:00Z">
              <w:r w:rsidRPr="006F49FE">
                <w:rPr>
                  <w:rFonts w:hint="eastAsia"/>
                  <w:b/>
                  <w:bCs/>
                </w:rPr>
                <w:t>T</w:t>
              </w:r>
              <w:r w:rsidRPr="006F49FE">
                <w:rPr>
                  <w:b/>
                  <w:bCs/>
                </w:rPr>
                <w:t>ype</w:t>
              </w:r>
            </w:ins>
          </w:p>
        </w:tc>
        <w:tc>
          <w:tcPr>
            <w:tcW w:w="1728" w:type="dxa"/>
            <w:shd w:val="clear" w:color="auto" w:fill="FFFFFF" w:themeFill="background1"/>
            <w:vAlign w:val="center"/>
            <w:tcPrChange w:id="1637" w:author="김 유진" w:date="2020-06-24T13:46:00Z">
              <w:tcPr>
                <w:tcW w:w="1791" w:type="dxa"/>
                <w:gridSpan w:val="6"/>
                <w:shd w:val="clear" w:color="auto" w:fill="FFFFFF" w:themeFill="background1"/>
              </w:tcPr>
            </w:tcPrChange>
          </w:tcPr>
          <w:p w14:paraId="5818334B" w14:textId="499372C1" w:rsidR="008F4D03" w:rsidRDefault="008F4D03" w:rsidP="008F4D03">
            <w:pPr>
              <w:pStyle w:val="aa"/>
              <w:ind w:leftChars="0" w:left="0"/>
              <w:jc w:val="center"/>
              <w:rPr>
                <w:ins w:id="1638" w:author="김 유진" w:date="2020-06-24T13:45:00Z"/>
                <w:b/>
                <w:bCs/>
              </w:rPr>
            </w:pPr>
            <w:ins w:id="1639" w:author="김 유진" w:date="2020-06-24T13:46:00Z">
              <w:r w:rsidRPr="006F49FE">
                <w:rPr>
                  <w:rFonts w:hint="eastAsia"/>
                  <w:b/>
                  <w:bCs/>
                </w:rPr>
                <w:t>기능</w:t>
              </w:r>
            </w:ins>
          </w:p>
        </w:tc>
      </w:tr>
      <w:tr w:rsidR="005504A5" w14:paraId="168AE047" w14:textId="77777777" w:rsidTr="005504A5">
        <w:trPr>
          <w:trHeight w:val="352"/>
          <w:ins w:id="1640" w:author="김 유진" w:date="2020-06-24T13:45:00Z"/>
        </w:trPr>
        <w:tc>
          <w:tcPr>
            <w:tcW w:w="1562" w:type="dxa"/>
            <w:vMerge w:val="restart"/>
            <w:shd w:val="clear" w:color="auto" w:fill="ED7D31" w:themeFill="accent2"/>
          </w:tcPr>
          <w:p w14:paraId="57545EB9" w14:textId="77777777" w:rsidR="005504A5" w:rsidRDefault="005504A5">
            <w:pPr>
              <w:pStyle w:val="aa"/>
              <w:ind w:leftChars="0" w:left="0"/>
              <w:jc w:val="center"/>
              <w:rPr>
                <w:ins w:id="1641" w:author="김 유진" w:date="2020-06-24T13:45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</w:tcPr>
          <w:p w14:paraId="5AC2B3F3" w14:textId="0DDEC65C" w:rsidR="005504A5" w:rsidRPr="00606F51" w:rsidRDefault="005504A5">
            <w:pPr>
              <w:pStyle w:val="aa"/>
              <w:ind w:leftChars="0" w:left="0"/>
              <w:jc w:val="center"/>
              <w:rPr>
                <w:ins w:id="1642" w:author="김 유진" w:date="2020-06-24T13:45:00Z"/>
                <w:b/>
                <w:bCs/>
                <w:u w:val="single"/>
                <w:rPrChange w:id="1643" w:author="김 유진" w:date="2020-06-24T14:02:00Z">
                  <w:rPr>
                    <w:ins w:id="1644" w:author="김 유진" w:date="2020-06-24T13:45:00Z"/>
                    <w:b/>
                    <w:bCs/>
                  </w:rPr>
                </w:rPrChange>
              </w:rPr>
            </w:pPr>
            <w:ins w:id="1645" w:author="김 유진" w:date="2020-06-24T13:48:00Z">
              <w:r w:rsidRPr="00606F51">
                <w:rPr>
                  <w:b/>
                  <w:bCs/>
                  <w:u w:val="single"/>
                  <w:rPrChange w:id="1646" w:author="김 유진" w:date="2020-06-24T14:02:00Z">
                    <w:rPr>
                      <w:b/>
                      <w:bCs/>
                    </w:rPr>
                  </w:rPrChange>
                </w:rPr>
                <w:t>Num</w:t>
              </w:r>
            </w:ins>
            <w:ins w:id="1647" w:author="김 유진" w:date="2020-06-24T14:27:00Z">
              <w:r w:rsidR="00597FC9" w:rsidRPr="00DF5716">
                <w:rPr>
                  <w:b/>
                  <w:bCs/>
                </w:rPr>
                <w:t>(PK)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</w:tcPr>
          <w:p w14:paraId="7A7E5BD2" w14:textId="24F7F597" w:rsidR="005504A5" w:rsidRDefault="005504A5">
            <w:pPr>
              <w:pStyle w:val="aa"/>
              <w:ind w:leftChars="0" w:left="0"/>
              <w:jc w:val="center"/>
              <w:rPr>
                <w:ins w:id="1648" w:author="김 유진" w:date="2020-06-24T13:45:00Z"/>
                <w:b/>
                <w:bCs/>
              </w:rPr>
            </w:pPr>
            <w:ins w:id="1649" w:author="김 유진" w:date="2020-06-24T13:50:00Z">
              <w:r>
                <w:rPr>
                  <w:rFonts w:hint="eastAsia"/>
                  <w:b/>
                  <w:bCs/>
                </w:rPr>
                <w:t>번호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</w:tcPr>
          <w:p w14:paraId="5C9592BB" w14:textId="1C90ADE4" w:rsidR="005504A5" w:rsidRDefault="005504A5">
            <w:pPr>
              <w:pStyle w:val="aa"/>
              <w:ind w:leftChars="0" w:left="0"/>
              <w:jc w:val="center"/>
              <w:rPr>
                <w:ins w:id="1650" w:author="김 유진" w:date="2020-06-24T13:45:00Z"/>
                <w:b/>
                <w:bCs/>
              </w:rPr>
            </w:pPr>
            <w:ins w:id="1651" w:author="김 유진" w:date="2020-06-24T13:51:00Z">
              <w:r>
                <w:rPr>
                  <w:rFonts w:hint="eastAsia"/>
                  <w:b/>
                  <w:bCs/>
                </w:rPr>
                <w:t>I</w:t>
              </w:r>
              <w:r>
                <w:rPr>
                  <w:b/>
                  <w:bCs/>
                </w:rPr>
                <w:t>NT</w:t>
              </w:r>
            </w:ins>
          </w:p>
        </w:tc>
        <w:tc>
          <w:tcPr>
            <w:tcW w:w="1728" w:type="dxa"/>
            <w:shd w:val="clear" w:color="auto" w:fill="FFFFFF" w:themeFill="background1"/>
          </w:tcPr>
          <w:p w14:paraId="712AEB1E" w14:textId="165E23B8" w:rsidR="005504A5" w:rsidRDefault="005504A5">
            <w:pPr>
              <w:pStyle w:val="aa"/>
              <w:ind w:leftChars="0" w:left="0"/>
              <w:jc w:val="center"/>
              <w:rPr>
                <w:ins w:id="1652" w:author="김 유진" w:date="2020-06-24T13:45:00Z"/>
                <w:b/>
                <w:bCs/>
              </w:rPr>
            </w:pPr>
            <w:ins w:id="1653" w:author="김 유진" w:date="2020-06-24T13:52:00Z">
              <w:r>
                <w:rPr>
                  <w:rFonts w:hint="eastAsia"/>
                  <w:b/>
                  <w:bCs/>
                </w:rPr>
                <w:t>게시판 번호</w:t>
              </w:r>
            </w:ins>
          </w:p>
        </w:tc>
      </w:tr>
      <w:tr w:rsidR="005504A5" w14:paraId="2E255784" w14:textId="77777777" w:rsidTr="005504A5">
        <w:trPr>
          <w:trHeight w:val="352"/>
          <w:ins w:id="1654" w:author="김 유진" w:date="2020-06-24T13:48:00Z"/>
        </w:trPr>
        <w:tc>
          <w:tcPr>
            <w:tcW w:w="1562" w:type="dxa"/>
            <w:vMerge/>
            <w:shd w:val="clear" w:color="auto" w:fill="ED7D31" w:themeFill="accent2"/>
          </w:tcPr>
          <w:p w14:paraId="63A576FB" w14:textId="77777777" w:rsidR="005504A5" w:rsidRDefault="005504A5">
            <w:pPr>
              <w:pStyle w:val="aa"/>
              <w:ind w:leftChars="0" w:left="0"/>
              <w:jc w:val="center"/>
              <w:rPr>
                <w:ins w:id="1655" w:author="김 유진" w:date="2020-06-24T13:48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</w:tcPr>
          <w:p w14:paraId="5DD25565" w14:textId="1D5D28F1" w:rsidR="005504A5" w:rsidRDefault="005504A5">
            <w:pPr>
              <w:pStyle w:val="aa"/>
              <w:ind w:leftChars="0" w:left="0"/>
              <w:jc w:val="center"/>
              <w:rPr>
                <w:ins w:id="1656" w:author="김 유진" w:date="2020-06-24T13:48:00Z"/>
                <w:b/>
                <w:bCs/>
              </w:rPr>
            </w:pPr>
            <w:ins w:id="1657" w:author="김 유진" w:date="2020-06-24T13:48:00Z">
              <w:r>
                <w:rPr>
                  <w:b/>
                  <w:bCs/>
                </w:rPr>
                <w:t>Title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</w:tcPr>
          <w:p w14:paraId="6922F834" w14:textId="65C81225" w:rsidR="005504A5" w:rsidRDefault="005504A5">
            <w:pPr>
              <w:pStyle w:val="aa"/>
              <w:ind w:leftChars="0" w:left="0"/>
              <w:jc w:val="center"/>
              <w:rPr>
                <w:ins w:id="1658" w:author="김 유진" w:date="2020-06-24T13:48:00Z"/>
                <w:b/>
                <w:bCs/>
              </w:rPr>
            </w:pPr>
            <w:ins w:id="1659" w:author="김 유진" w:date="2020-06-24T13:50:00Z">
              <w:r>
                <w:rPr>
                  <w:rFonts w:hint="eastAsia"/>
                  <w:b/>
                  <w:bCs/>
                </w:rPr>
                <w:t>제목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</w:tcPr>
          <w:p w14:paraId="7D98CE09" w14:textId="1F5DF460" w:rsidR="005504A5" w:rsidRDefault="005504A5">
            <w:pPr>
              <w:pStyle w:val="aa"/>
              <w:ind w:leftChars="0" w:left="0"/>
              <w:jc w:val="center"/>
              <w:rPr>
                <w:ins w:id="1660" w:author="김 유진" w:date="2020-06-24T13:48:00Z"/>
                <w:b/>
                <w:bCs/>
              </w:rPr>
            </w:pPr>
            <w:ins w:id="1661" w:author="김 유진" w:date="2020-06-24T13:51:00Z">
              <w:r w:rsidRPr="009543F0">
                <w:rPr>
                  <w:b/>
                  <w:bCs/>
                </w:rPr>
                <w:t>VARCHAR(50)</w:t>
              </w:r>
            </w:ins>
          </w:p>
        </w:tc>
        <w:tc>
          <w:tcPr>
            <w:tcW w:w="1728" w:type="dxa"/>
            <w:shd w:val="clear" w:color="auto" w:fill="FFFFFF" w:themeFill="background1"/>
          </w:tcPr>
          <w:p w14:paraId="6A2525BB" w14:textId="5E809E3D" w:rsidR="005504A5" w:rsidRDefault="005504A5">
            <w:pPr>
              <w:pStyle w:val="aa"/>
              <w:ind w:leftChars="0" w:left="0"/>
              <w:jc w:val="center"/>
              <w:rPr>
                <w:ins w:id="1662" w:author="김 유진" w:date="2020-06-24T13:48:00Z"/>
                <w:b/>
                <w:bCs/>
              </w:rPr>
            </w:pPr>
            <w:ins w:id="1663" w:author="김 유진" w:date="2020-06-24T13:52:00Z">
              <w:r>
                <w:rPr>
                  <w:rFonts w:hint="eastAsia"/>
                  <w:b/>
                  <w:bCs/>
                </w:rPr>
                <w:t>게시판 제목</w:t>
              </w:r>
            </w:ins>
          </w:p>
        </w:tc>
      </w:tr>
      <w:tr w:rsidR="005504A5" w14:paraId="0CD3E4F6" w14:textId="77777777" w:rsidTr="005504A5">
        <w:trPr>
          <w:trHeight w:val="352"/>
          <w:ins w:id="1664" w:author="김 유진" w:date="2020-06-24T13:48:00Z"/>
        </w:trPr>
        <w:tc>
          <w:tcPr>
            <w:tcW w:w="1562" w:type="dxa"/>
            <w:vMerge/>
            <w:shd w:val="clear" w:color="auto" w:fill="ED7D31" w:themeFill="accent2"/>
          </w:tcPr>
          <w:p w14:paraId="0342597D" w14:textId="77777777" w:rsidR="005504A5" w:rsidRDefault="005504A5">
            <w:pPr>
              <w:pStyle w:val="aa"/>
              <w:ind w:leftChars="0" w:left="0"/>
              <w:jc w:val="center"/>
              <w:rPr>
                <w:ins w:id="1665" w:author="김 유진" w:date="2020-06-24T13:48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</w:tcPr>
          <w:p w14:paraId="236FB2BB" w14:textId="4CE8C453" w:rsidR="005504A5" w:rsidRDefault="005504A5">
            <w:pPr>
              <w:pStyle w:val="aa"/>
              <w:ind w:leftChars="0" w:left="0"/>
              <w:jc w:val="center"/>
              <w:rPr>
                <w:ins w:id="1666" w:author="김 유진" w:date="2020-06-24T13:48:00Z"/>
                <w:b/>
                <w:bCs/>
              </w:rPr>
            </w:pPr>
            <w:ins w:id="1667" w:author="김 유진" w:date="2020-06-24T13:48:00Z">
              <w:r>
                <w:rPr>
                  <w:b/>
                  <w:bCs/>
                </w:rPr>
                <w:t>Source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</w:tcPr>
          <w:p w14:paraId="0F286AC2" w14:textId="7BDE5FF9" w:rsidR="005504A5" w:rsidRDefault="005504A5">
            <w:pPr>
              <w:pStyle w:val="aa"/>
              <w:ind w:leftChars="0" w:left="0"/>
              <w:jc w:val="center"/>
              <w:rPr>
                <w:ins w:id="1668" w:author="김 유진" w:date="2020-06-24T13:48:00Z"/>
                <w:b/>
                <w:bCs/>
              </w:rPr>
            </w:pPr>
            <w:ins w:id="1669" w:author="김 유진" w:date="2020-06-24T13:50:00Z">
              <w:r>
                <w:rPr>
                  <w:rFonts w:hint="eastAsia"/>
                  <w:b/>
                  <w:bCs/>
                </w:rPr>
                <w:t>소스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</w:tcPr>
          <w:p w14:paraId="1C944F26" w14:textId="47AF9441" w:rsidR="005504A5" w:rsidRDefault="005504A5">
            <w:pPr>
              <w:pStyle w:val="aa"/>
              <w:ind w:leftChars="0" w:left="0"/>
              <w:jc w:val="center"/>
              <w:rPr>
                <w:ins w:id="1670" w:author="김 유진" w:date="2020-06-24T13:48:00Z"/>
                <w:b/>
                <w:bCs/>
              </w:rPr>
            </w:pPr>
            <w:ins w:id="1671" w:author="김 유진" w:date="2020-06-24T13:51:00Z">
              <w:r w:rsidRPr="009543F0">
                <w:rPr>
                  <w:b/>
                  <w:bCs/>
                </w:rPr>
                <w:t>TEXT</w:t>
              </w:r>
            </w:ins>
          </w:p>
        </w:tc>
        <w:tc>
          <w:tcPr>
            <w:tcW w:w="1728" w:type="dxa"/>
            <w:shd w:val="clear" w:color="auto" w:fill="FFFFFF" w:themeFill="background1"/>
          </w:tcPr>
          <w:p w14:paraId="00AD20E7" w14:textId="5032EB4A" w:rsidR="005504A5" w:rsidRDefault="005504A5">
            <w:pPr>
              <w:pStyle w:val="aa"/>
              <w:ind w:leftChars="0" w:left="0"/>
              <w:jc w:val="center"/>
              <w:rPr>
                <w:ins w:id="1672" w:author="김 유진" w:date="2020-06-24T13:48:00Z"/>
                <w:b/>
                <w:bCs/>
              </w:rPr>
            </w:pPr>
            <w:ins w:id="1673" w:author="김 유진" w:date="2020-06-24T13:52:00Z">
              <w:r>
                <w:rPr>
                  <w:rFonts w:hint="eastAsia"/>
                  <w:b/>
                  <w:bCs/>
                </w:rPr>
                <w:t>게시판 내용</w:t>
              </w:r>
            </w:ins>
          </w:p>
        </w:tc>
      </w:tr>
      <w:tr w:rsidR="005504A5" w14:paraId="055DFCE6" w14:textId="77777777" w:rsidTr="005504A5">
        <w:trPr>
          <w:trHeight w:val="352"/>
          <w:ins w:id="1674" w:author="김 유진" w:date="2020-06-24T13:48:00Z"/>
        </w:trPr>
        <w:tc>
          <w:tcPr>
            <w:tcW w:w="1562" w:type="dxa"/>
            <w:vMerge/>
            <w:shd w:val="clear" w:color="auto" w:fill="ED7D31" w:themeFill="accent2"/>
          </w:tcPr>
          <w:p w14:paraId="4E50307E" w14:textId="77777777" w:rsidR="005504A5" w:rsidRDefault="005504A5">
            <w:pPr>
              <w:pStyle w:val="aa"/>
              <w:ind w:leftChars="0" w:left="0"/>
              <w:jc w:val="center"/>
              <w:rPr>
                <w:ins w:id="1675" w:author="김 유진" w:date="2020-06-24T13:48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</w:tcPr>
          <w:p w14:paraId="75612EAE" w14:textId="51837E29" w:rsidR="005504A5" w:rsidRDefault="005504A5">
            <w:pPr>
              <w:pStyle w:val="aa"/>
              <w:ind w:leftChars="0" w:left="0"/>
              <w:jc w:val="center"/>
              <w:rPr>
                <w:ins w:id="1676" w:author="김 유진" w:date="2020-06-24T13:48:00Z"/>
                <w:b/>
                <w:bCs/>
              </w:rPr>
            </w:pPr>
            <w:ins w:id="1677" w:author="김 유진" w:date="2020-06-24T13:48:00Z">
              <w:r>
                <w:rPr>
                  <w:rFonts w:hint="eastAsia"/>
                  <w:b/>
                  <w:bCs/>
                </w:rPr>
                <w:t>u</w:t>
              </w:r>
              <w:r>
                <w:rPr>
                  <w:b/>
                  <w:bCs/>
                </w:rPr>
                <w:t>serID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</w:tcPr>
          <w:p w14:paraId="2C48D268" w14:textId="534A9E2E" w:rsidR="005504A5" w:rsidRDefault="005504A5">
            <w:pPr>
              <w:pStyle w:val="aa"/>
              <w:ind w:leftChars="0" w:left="0"/>
              <w:jc w:val="center"/>
              <w:rPr>
                <w:ins w:id="1678" w:author="김 유진" w:date="2020-06-24T13:48:00Z"/>
                <w:b/>
                <w:bCs/>
              </w:rPr>
            </w:pPr>
            <w:ins w:id="1679" w:author="김 유진" w:date="2020-06-24T13:50:00Z">
              <w:r>
                <w:rPr>
                  <w:rFonts w:hint="eastAsia"/>
                  <w:b/>
                  <w:bCs/>
                </w:rPr>
                <w:t>아이디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</w:tcPr>
          <w:p w14:paraId="00BCA9BD" w14:textId="6E51B0F1" w:rsidR="005504A5" w:rsidRDefault="005504A5">
            <w:pPr>
              <w:pStyle w:val="aa"/>
              <w:ind w:leftChars="0" w:left="0"/>
              <w:jc w:val="center"/>
              <w:rPr>
                <w:ins w:id="1680" w:author="김 유진" w:date="2020-06-24T13:48:00Z"/>
                <w:b/>
                <w:bCs/>
              </w:rPr>
            </w:pPr>
            <w:ins w:id="1681" w:author="김 유진" w:date="2020-06-24T13:51:00Z">
              <w:r w:rsidRPr="009543F0">
                <w:rPr>
                  <w:b/>
                  <w:bCs/>
                </w:rPr>
                <w:t>VARCHAR(45)</w:t>
              </w:r>
            </w:ins>
          </w:p>
        </w:tc>
        <w:tc>
          <w:tcPr>
            <w:tcW w:w="1728" w:type="dxa"/>
            <w:shd w:val="clear" w:color="auto" w:fill="FFFFFF" w:themeFill="background1"/>
          </w:tcPr>
          <w:p w14:paraId="60C875D9" w14:textId="20D4860F" w:rsidR="005504A5" w:rsidRDefault="005504A5">
            <w:pPr>
              <w:pStyle w:val="aa"/>
              <w:ind w:leftChars="0" w:left="0"/>
              <w:jc w:val="center"/>
              <w:rPr>
                <w:ins w:id="1682" w:author="김 유진" w:date="2020-06-24T13:48:00Z"/>
                <w:b/>
                <w:bCs/>
              </w:rPr>
            </w:pPr>
            <w:ins w:id="1683" w:author="김 유진" w:date="2020-06-24T13:52:00Z">
              <w:r>
                <w:rPr>
                  <w:rFonts w:hint="eastAsia"/>
                  <w:b/>
                  <w:bCs/>
                </w:rPr>
                <w:t>작성자</w:t>
              </w:r>
            </w:ins>
          </w:p>
        </w:tc>
      </w:tr>
      <w:tr w:rsidR="005504A5" w14:paraId="5BBD3A90" w14:textId="77777777" w:rsidTr="005504A5">
        <w:trPr>
          <w:trHeight w:val="352"/>
          <w:ins w:id="1684" w:author="김 유진" w:date="2020-06-24T13:48:00Z"/>
        </w:trPr>
        <w:tc>
          <w:tcPr>
            <w:tcW w:w="1562" w:type="dxa"/>
            <w:vMerge/>
            <w:shd w:val="clear" w:color="auto" w:fill="ED7D31" w:themeFill="accent2"/>
          </w:tcPr>
          <w:p w14:paraId="41415566" w14:textId="77777777" w:rsidR="005504A5" w:rsidRDefault="005504A5">
            <w:pPr>
              <w:pStyle w:val="aa"/>
              <w:ind w:leftChars="0" w:left="0"/>
              <w:jc w:val="center"/>
              <w:rPr>
                <w:ins w:id="1685" w:author="김 유진" w:date="2020-06-24T13:48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</w:tcPr>
          <w:p w14:paraId="02761069" w14:textId="00CE38EB" w:rsidR="005504A5" w:rsidRDefault="005504A5">
            <w:pPr>
              <w:pStyle w:val="aa"/>
              <w:ind w:leftChars="0" w:left="0"/>
              <w:jc w:val="center"/>
              <w:rPr>
                <w:ins w:id="1686" w:author="김 유진" w:date="2020-06-24T13:48:00Z"/>
                <w:b/>
                <w:bCs/>
              </w:rPr>
            </w:pPr>
            <w:ins w:id="1687" w:author="김 유진" w:date="2020-06-24T13:48:00Z">
              <w:r>
                <w:rPr>
                  <w:rFonts w:hint="eastAsia"/>
                  <w:b/>
                  <w:bCs/>
                </w:rPr>
                <w:t>D</w:t>
              </w:r>
              <w:r>
                <w:rPr>
                  <w:b/>
                  <w:bCs/>
                </w:rPr>
                <w:t>ate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</w:tcPr>
          <w:p w14:paraId="06604445" w14:textId="5BBD10DF" w:rsidR="005504A5" w:rsidRDefault="005504A5">
            <w:pPr>
              <w:pStyle w:val="aa"/>
              <w:ind w:leftChars="0" w:left="0"/>
              <w:jc w:val="center"/>
              <w:rPr>
                <w:ins w:id="1688" w:author="김 유진" w:date="2020-06-24T13:48:00Z"/>
                <w:b/>
                <w:bCs/>
              </w:rPr>
            </w:pPr>
            <w:ins w:id="1689" w:author="김 유진" w:date="2020-06-24T13:51:00Z">
              <w:r>
                <w:rPr>
                  <w:rFonts w:hint="eastAsia"/>
                  <w:b/>
                  <w:bCs/>
                </w:rPr>
                <w:t>날짜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</w:tcPr>
          <w:p w14:paraId="3627C06B" w14:textId="3AD98325" w:rsidR="005504A5" w:rsidRDefault="005504A5">
            <w:pPr>
              <w:pStyle w:val="aa"/>
              <w:ind w:leftChars="0" w:left="0"/>
              <w:jc w:val="center"/>
              <w:rPr>
                <w:ins w:id="1690" w:author="김 유진" w:date="2020-06-24T13:48:00Z"/>
                <w:b/>
                <w:bCs/>
              </w:rPr>
            </w:pPr>
            <w:ins w:id="1691" w:author="김 유진" w:date="2020-06-24T13:51:00Z">
              <w:r w:rsidRPr="009543F0">
                <w:rPr>
                  <w:b/>
                  <w:bCs/>
                </w:rPr>
                <w:t>DATETIME</w:t>
              </w:r>
            </w:ins>
          </w:p>
        </w:tc>
        <w:tc>
          <w:tcPr>
            <w:tcW w:w="1728" w:type="dxa"/>
            <w:shd w:val="clear" w:color="auto" w:fill="FFFFFF" w:themeFill="background1"/>
          </w:tcPr>
          <w:p w14:paraId="2E0D9FEE" w14:textId="49E4E55C" w:rsidR="005504A5" w:rsidRDefault="005504A5">
            <w:pPr>
              <w:pStyle w:val="aa"/>
              <w:ind w:leftChars="0" w:left="0"/>
              <w:jc w:val="center"/>
              <w:rPr>
                <w:ins w:id="1692" w:author="김 유진" w:date="2020-06-24T13:48:00Z"/>
                <w:b/>
                <w:bCs/>
              </w:rPr>
            </w:pPr>
            <w:ins w:id="1693" w:author="김 유진" w:date="2020-06-24T13:52:00Z">
              <w:r>
                <w:rPr>
                  <w:rFonts w:hint="eastAsia"/>
                  <w:b/>
                  <w:bCs/>
                </w:rPr>
                <w:t>작성일</w:t>
              </w:r>
            </w:ins>
          </w:p>
        </w:tc>
      </w:tr>
      <w:tr w:rsidR="005504A5" w14:paraId="74B32C66" w14:textId="77777777" w:rsidTr="005504A5">
        <w:trPr>
          <w:trHeight w:val="352"/>
          <w:ins w:id="1694" w:author="김 유진" w:date="2020-06-24T13:48:00Z"/>
        </w:trPr>
        <w:tc>
          <w:tcPr>
            <w:tcW w:w="1562" w:type="dxa"/>
            <w:vMerge/>
            <w:shd w:val="clear" w:color="auto" w:fill="ED7D31" w:themeFill="accent2"/>
          </w:tcPr>
          <w:p w14:paraId="15977E4F" w14:textId="77777777" w:rsidR="005504A5" w:rsidRDefault="005504A5">
            <w:pPr>
              <w:pStyle w:val="aa"/>
              <w:ind w:leftChars="0" w:left="0"/>
              <w:jc w:val="center"/>
              <w:rPr>
                <w:ins w:id="1695" w:author="김 유진" w:date="2020-06-24T13:48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</w:tcPr>
          <w:p w14:paraId="6FD55A23" w14:textId="3433CC91" w:rsidR="005504A5" w:rsidRDefault="005504A5">
            <w:pPr>
              <w:pStyle w:val="aa"/>
              <w:ind w:leftChars="0" w:left="0"/>
              <w:jc w:val="center"/>
              <w:rPr>
                <w:ins w:id="1696" w:author="김 유진" w:date="2020-06-24T13:48:00Z"/>
                <w:b/>
                <w:bCs/>
              </w:rPr>
            </w:pPr>
            <w:ins w:id="1697" w:author="김 유진" w:date="2020-06-24T13:48:00Z">
              <w:r>
                <w:rPr>
                  <w:rFonts w:hint="eastAsia"/>
                  <w:b/>
                  <w:bCs/>
                </w:rPr>
                <w:t>H</w:t>
              </w:r>
              <w:r>
                <w:rPr>
                  <w:b/>
                  <w:bCs/>
                </w:rPr>
                <w:t>its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</w:tcPr>
          <w:p w14:paraId="66EFEED1" w14:textId="2AEA67AF" w:rsidR="005504A5" w:rsidRDefault="005504A5">
            <w:pPr>
              <w:pStyle w:val="aa"/>
              <w:ind w:leftChars="0" w:left="0"/>
              <w:jc w:val="center"/>
              <w:rPr>
                <w:ins w:id="1698" w:author="김 유진" w:date="2020-06-24T13:48:00Z"/>
                <w:b/>
                <w:bCs/>
              </w:rPr>
            </w:pPr>
            <w:ins w:id="1699" w:author="김 유진" w:date="2020-06-24T13:51:00Z">
              <w:r>
                <w:rPr>
                  <w:rFonts w:hint="eastAsia"/>
                  <w:b/>
                  <w:bCs/>
                </w:rPr>
                <w:t>조회수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</w:tcPr>
          <w:p w14:paraId="1DA9BCBE" w14:textId="49BA10F6" w:rsidR="005504A5" w:rsidRDefault="005504A5">
            <w:pPr>
              <w:pStyle w:val="aa"/>
              <w:ind w:leftChars="0" w:left="0"/>
              <w:jc w:val="center"/>
              <w:rPr>
                <w:ins w:id="1700" w:author="김 유진" w:date="2020-06-24T13:48:00Z"/>
                <w:b/>
                <w:bCs/>
              </w:rPr>
            </w:pPr>
            <w:ins w:id="1701" w:author="김 유진" w:date="2020-06-24T13:52:00Z">
              <w:r w:rsidRPr="009543F0">
                <w:rPr>
                  <w:b/>
                  <w:bCs/>
                </w:rPr>
                <w:t>INT</w:t>
              </w:r>
            </w:ins>
          </w:p>
        </w:tc>
        <w:tc>
          <w:tcPr>
            <w:tcW w:w="1728" w:type="dxa"/>
            <w:shd w:val="clear" w:color="auto" w:fill="FFFFFF" w:themeFill="background1"/>
          </w:tcPr>
          <w:p w14:paraId="13BA7F52" w14:textId="6BB28772" w:rsidR="005504A5" w:rsidRDefault="005504A5">
            <w:pPr>
              <w:pStyle w:val="aa"/>
              <w:ind w:leftChars="0" w:left="0"/>
              <w:jc w:val="center"/>
              <w:rPr>
                <w:ins w:id="1702" w:author="김 유진" w:date="2020-06-24T13:48:00Z"/>
                <w:b/>
                <w:bCs/>
              </w:rPr>
            </w:pPr>
            <w:ins w:id="1703" w:author="김 유진" w:date="2020-06-24T13:52:00Z">
              <w:r>
                <w:rPr>
                  <w:rFonts w:hint="eastAsia"/>
                  <w:b/>
                  <w:bCs/>
                </w:rPr>
                <w:t>조회수</w:t>
              </w:r>
            </w:ins>
          </w:p>
        </w:tc>
      </w:tr>
      <w:tr w:rsidR="005504A5" w14:paraId="409E4F02" w14:textId="77777777" w:rsidTr="005504A5">
        <w:trPr>
          <w:trHeight w:val="352"/>
          <w:ins w:id="1704" w:author="김 유진" w:date="2020-06-24T13:48:00Z"/>
        </w:trPr>
        <w:tc>
          <w:tcPr>
            <w:tcW w:w="1562" w:type="dxa"/>
            <w:vMerge/>
            <w:shd w:val="clear" w:color="auto" w:fill="ED7D31" w:themeFill="accent2"/>
          </w:tcPr>
          <w:p w14:paraId="7200E7C7" w14:textId="77777777" w:rsidR="005504A5" w:rsidRDefault="005504A5">
            <w:pPr>
              <w:pStyle w:val="aa"/>
              <w:ind w:leftChars="0" w:left="0"/>
              <w:jc w:val="center"/>
              <w:rPr>
                <w:ins w:id="1705" w:author="김 유진" w:date="2020-06-24T13:48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</w:tcPr>
          <w:p w14:paraId="27C8A66B" w14:textId="52B4F519" w:rsidR="005504A5" w:rsidRDefault="005504A5">
            <w:pPr>
              <w:pStyle w:val="aa"/>
              <w:ind w:leftChars="0" w:left="0"/>
              <w:jc w:val="center"/>
              <w:rPr>
                <w:ins w:id="1706" w:author="김 유진" w:date="2020-06-24T13:48:00Z"/>
                <w:b/>
                <w:bCs/>
              </w:rPr>
            </w:pPr>
            <w:ins w:id="1707" w:author="김 유진" w:date="2020-06-24T13:50:00Z">
              <w:r w:rsidRPr="00A84DE0">
                <w:rPr>
                  <w:b/>
                  <w:bCs/>
                </w:rPr>
                <w:t>languages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</w:tcPr>
          <w:p w14:paraId="57A52AB7" w14:textId="14C3EBD6" w:rsidR="005504A5" w:rsidRDefault="005504A5">
            <w:pPr>
              <w:pStyle w:val="aa"/>
              <w:ind w:leftChars="0" w:left="0"/>
              <w:jc w:val="center"/>
              <w:rPr>
                <w:ins w:id="1708" w:author="김 유진" w:date="2020-06-24T13:48:00Z"/>
                <w:b/>
                <w:bCs/>
              </w:rPr>
            </w:pPr>
            <w:ins w:id="1709" w:author="김 유진" w:date="2020-06-24T13:51:00Z">
              <w:r>
                <w:rPr>
                  <w:rFonts w:hint="eastAsia"/>
                  <w:b/>
                  <w:bCs/>
                </w:rPr>
                <w:t>언어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</w:tcPr>
          <w:p w14:paraId="76649222" w14:textId="3FE8AC8F" w:rsidR="005504A5" w:rsidRDefault="005504A5">
            <w:pPr>
              <w:pStyle w:val="aa"/>
              <w:ind w:leftChars="0" w:left="0"/>
              <w:jc w:val="center"/>
              <w:rPr>
                <w:ins w:id="1710" w:author="김 유진" w:date="2020-06-24T13:48:00Z"/>
                <w:b/>
                <w:bCs/>
              </w:rPr>
            </w:pPr>
            <w:ins w:id="1711" w:author="김 유진" w:date="2020-06-24T13:52:00Z">
              <w:r w:rsidRPr="009543F0">
                <w:rPr>
                  <w:b/>
                  <w:bCs/>
                </w:rPr>
                <w:t>INT</w:t>
              </w:r>
            </w:ins>
          </w:p>
        </w:tc>
        <w:tc>
          <w:tcPr>
            <w:tcW w:w="1728" w:type="dxa"/>
            <w:shd w:val="clear" w:color="auto" w:fill="FFFFFF" w:themeFill="background1"/>
          </w:tcPr>
          <w:p w14:paraId="0B471286" w14:textId="797ACE81" w:rsidR="005504A5" w:rsidRDefault="005504A5">
            <w:pPr>
              <w:pStyle w:val="aa"/>
              <w:ind w:leftChars="0" w:left="0"/>
              <w:jc w:val="center"/>
              <w:rPr>
                <w:ins w:id="1712" w:author="김 유진" w:date="2020-06-24T13:48:00Z"/>
                <w:b/>
                <w:bCs/>
              </w:rPr>
            </w:pPr>
            <w:ins w:id="1713" w:author="김 유진" w:date="2020-06-24T13:52:00Z">
              <w:r>
                <w:rPr>
                  <w:rFonts w:hint="eastAsia"/>
                  <w:b/>
                  <w:bCs/>
                </w:rPr>
                <w:t>작성 언어</w:t>
              </w:r>
            </w:ins>
          </w:p>
        </w:tc>
      </w:tr>
      <w:tr w:rsidR="005504A5" w14:paraId="1AE8ADBB" w14:textId="77777777" w:rsidTr="005504A5">
        <w:trPr>
          <w:trHeight w:val="352"/>
          <w:ins w:id="1714" w:author="김 유진" w:date="2020-06-24T13:48:00Z"/>
        </w:trPr>
        <w:tc>
          <w:tcPr>
            <w:tcW w:w="1562" w:type="dxa"/>
            <w:vMerge/>
            <w:shd w:val="clear" w:color="auto" w:fill="ED7D31" w:themeFill="accent2"/>
          </w:tcPr>
          <w:p w14:paraId="57F6DB72" w14:textId="77777777" w:rsidR="005504A5" w:rsidRDefault="005504A5">
            <w:pPr>
              <w:pStyle w:val="aa"/>
              <w:ind w:leftChars="0" w:left="0"/>
              <w:jc w:val="center"/>
              <w:rPr>
                <w:ins w:id="1715" w:author="김 유진" w:date="2020-06-24T13:48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</w:tcPr>
          <w:p w14:paraId="344D8453" w14:textId="00330B7D" w:rsidR="005504A5" w:rsidRDefault="005504A5">
            <w:pPr>
              <w:pStyle w:val="aa"/>
              <w:ind w:leftChars="0" w:left="0"/>
              <w:jc w:val="center"/>
              <w:rPr>
                <w:ins w:id="1716" w:author="김 유진" w:date="2020-06-24T13:48:00Z"/>
                <w:b/>
                <w:bCs/>
              </w:rPr>
            </w:pPr>
            <w:ins w:id="1717" w:author="김 유진" w:date="2020-06-24T13:50:00Z">
              <w:r w:rsidRPr="002B7E1D">
                <w:rPr>
                  <w:b/>
                  <w:bCs/>
                </w:rPr>
                <w:t>Filename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</w:tcPr>
          <w:p w14:paraId="1CDA2AD0" w14:textId="2400608D" w:rsidR="005504A5" w:rsidRDefault="005504A5">
            <w:pPr>
              <w:pStyle w:val="aa"/>
              <w:ind w:leftChars="0" w:left="0"/>
              <w:jc w:val="center"/>
              <w:rPr>
                <w:ins w:id="1718" w:author="김 유진" w:date="2020-06-24T13:48:00Z"/>
                <w:b/>
                <w:bCs/>
              </w:rPr>
            </w:pPr>
            <w:ins w:id="1719" w:author="김 유진" w:date="2020-06-24T13:51:00Z">
              <w:r>
                <w:rPr>
                  <w:rFonts w:hint="eastAsia"/>
                  <w:b/>
                  <w:bCs/>
                </w:rPr>
                <w:t>파일 이름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</w:tcPr>
          <w:p w14:paraId="78A92C0D" w14:textId="7F5A4DC5" w:rsidR="005504A5" w:rsidRDefault="005504A5">
            <w:pPr>
              <w:pStyle w:val="aa"/>
              <w:ind w:leftChars="0" w:left="0"/>
              <w:jc w:val="center"/>
              <w:rPr>
                <w:ins w:id="1720" w:author="김 유진" w:date="2020-06-24T13:48:00Z"/>
                <w:b/>
                <w:bCs/>
              </w:rPr>
            </w:pPr>
            <w:ins w:id="1721" w:author="김 유진" w:date="2020-06-24T13:52:00Z">
              <w:r w:rsidRPr="00AF6476">
                <w:rPr>
                  <w:b/>
                  <w:bCs/>
                </w:rPr>
                <w:t>VARCHAR(50)</w:t>
              </w:r>
            </w:ins>
          </w:p>
        </w:tc>
        <w:tc>
          <w:tcPr>
            <w:tcW w:w="1728" w:type="dxa"/>
            <w:shd w:val="clear" w:color="auto" w:fill="FFFFFF" w:themeFill="background1"/>
          </w:tcPr>
          <w:p w14:paraId="0D0BDB4C" w14:textId="4DECDB63" w:rsidR="005504A5" w:rsidRDefault="005504A5">
            <w:pPr>
              <w:pStyle w:val="aa"/>
              <w:ind w:leftChars="0" w:left="0"/>
              <w:jc w:val="center"/>
              <w:rPr>
                <w:ins w:id="1722" w:author="김 유진" w:date="2020-06-24T13:48:00Z"/>
                <w:b/>
                <w:bCs/>
              </w:rPr>
            </w:pPr>
            <w:ins w:id="1723" w:author="김 유진" w:date="2020-06-24T13:53:00Z">
              <w:r>
                <w:rPr>
                  <w:rFonts w:hint="eastAsia"/>
                  <w:b/>
                  <w:bCs/>
                </w:rPr>
                <w:t>파일 이름</w:t>
              </w:r>
            </w:ins>
          </w:p>
        </w:tc>
      </w:tr>
      <w:tr w:rsidR="005504A5" w14:paraId="442DA955" w14:textId="77777777" w:rsidTr="005504A5">
        <w:trPr>
          <w:trHeight w:val="352"/>
          <w:ins w:id="1724" w:author="김 유진" w:date="2020-06-24T13:50:00Z"/>
        </w:trPr>
        <w:tc>
          <w:tcPr>
            <w:tcW w:w="1562" w:type="dxa"/>
            <w:vMerge/>
            <w:shd w:val="clear" w:color="auto" w:fill="ED7D31" w:themeFill="accent2"/>
          </w:tcPr>
          <w:p w14:paraId="29B23A69" w14:textId="77777777" w:rsidR="005504A5" w:rsidRDefault="005504A5">
            <w:pPr>
              <w:pStyle w:val="aa"/>
              <w:ind w:leftChars="0" w:left="0"/>
              <w:jc w:val="center"/>
              <w:rPr>
                <w:ins w:id="1725" w:author="김 유진" w:date="2020-06-24T13:50:00Z"/>
                <w:b/>
                <w:bCs/>
              </w:rPr>
            </w:pPr>
          </w:p>
        </w:tc>
        <w:tc>
          <w:tcPr>
            <w:tcW w:w="1707" w:type="dxa"/>
            <w:gridSpan w:val="2"/>
            <w:shd w:val="clear" w:color="auto" w:fill="FFFFFF" w:themeFill="background1"/>
          </w:tcPr>
          <w:p w14:paraId="35778D29" w14:textId="0BABE69C" w:rsidR="005504A5" w:rsidRPr="002B7E1D" w:rsidRDefault="005504A5">
            <w:pPr>
              <w:pStyle w:val="aa"/>
              <w:ind w:leftChars="0" w:left="0"/>
              <w:jc w:val="center"/>
              <w:rPr>
                <w:ins w:id="1726" w:author="김 유진" w:date="2020-06-24T13:50:00Z"/>
                <w:b/>
                <w:bCs/>
              </w:rPr>
            </w:pPr>
            <w:ins w:id="1727" w:author="김 유진" w:date="2020-06-24T13:50:00Z">
              <w:r w:rsidRPr="002B7E1D">
                <w:rPr>
                  <w:b/>
                  <w:bCs/>
                </w:rPr>
                <w:t>FileUrl</w:t>
              </w:r>
            </w:ins>
          </w:p>
        </w:tc>
        <w:tc>
          <w:tcPr>
            <w:tcW w:w="1525" w:type="dxa"/>
            <w:gridSpan w:val="2"/>
            <w:shd w:val="clear" w:color="auto" w:fill="FFFFFF" w:themeFill="background1"/>
          </w:tcPr>
          <w:p w14:paraId="466F2E84" w14:textId="08701B4B" w:rsidR="005504A5" w:rsidRDefault="005504A5">
            <w:pPr>
              <w:pStyle w:val="aa"/>
              <w:ind w:leftChars="0" w:left="0"/>
              <w:jc w:val="center"/>
              <w:rPr>
                <w:ins w:id="1728" w:author="김 유진" w:date="2020-06-24T13:50:00Z"/>
                <w:b/>
                <w:bCs/>
              </w:rPr>
            </w:pPr>
            <w:ins w:id="1729" w:author="김 유진" w:date="2020-06-24T13:51:00Z">
              <w:r>
                <w:rPr>
                  <w:rFonts w:hint="eastAsia"/>
                  <w:b/>
                  <w:bCs/>
                </w:rPr>
                <w:t>파일 경로</w:t>
              </w:r>
            </w:ins>
          </w:p>
        </w:tc>
        <w:tc>
          <w:tcPr>
            <w:tcW w:w="1694" w:type="dxa"/>
            <w:gridSpan w:val="2"/>
            <w:shd w:val="clear" w:color="auto" w:fill="FFFFFF" w:themeFill="background1"/>
          </w:tcPr>
          <w:p w14:paraId="325868E1" w14:textId="31BB26D8" w:rsidR="005504A5" w:rsidRDefault="005504A5">
            <w:pPr>
              <w:pStyle w:val="aa"/>
              <w:ind w:leftChars="0" w:left="0"/>
              <w:jc w:val="center"/>
              <w:rPr>
                <w:ins w:id="1730" w:author="김 유진" w:date="2020-06-24T13:50:00Z"/>
                <w:b/>
                <w:bCs/>
              </w:rPr>
            </w:pPr>
            <w:ins w:id="1731" w:author="김 유진" w:date="2020-06-24T13:52:00Z">
              <w:r w:rsidRPr="00AF6476">
                <w:rPr>
                  <w:b/>
                  <w:bCs/>
                </w:rPr>
                <w:t>LONGTEXT</w:t>
              </w:r>
            </w:ins>
          </w:p>
        </w:tc>
        <w:tc>
          <w:tcPr>
            <w:tcW w:w="1728" w:type="dxa"/>
            <w:shd w:val="clear" w:color="auto" w:fill="FFFFFF" w:themeFill="background1"/>
          </w:tcPr>
          <w:p w14:paraId="04BC3AF0" w14:textId="2A2A7AAA" w:rsidR="005504A5" w:rsidRDefault="005504A5">
            <w:pPr>
              <w:pStyle w:val="aa"/>
              <w:ind w:leftChars="0" w:left="0"/>
              <w:jc w:val="center"/>
              <w:rPr>
                <w:ins w:id="1732" w:author="김 유진" w:date="2020-06-24T13:50:00Z"/>
                <w:b/>
                <w:bCs/>
              </w:rPr>
            </w:pPr>
            <w:ins w:id="1733" w:author="김 유진" w:date="2020-06-24T13:53:00Z">
              <w:r>
                <w:rPr>
                  <w:rFonts w:hint="eastAsia"/>
                  <w:b/>
                  <w:bCs/>
                </w:rPr>
                <w:t>파일 경로</w:t>
              </w:r>
            </w:ins>
          </w:p>
        </w:tc>
      </w:tr>
    </w:tbl>
    <w:p w14:paraId="23E06D80" w14:textId="77777777" w:rsidR="00110AFC" w:rsidRDefault="00110AFC">
      <w:pPr>
        <w:rPr>
          <w:ins w:id="1734" w:author="김 유진" w:date="2020-06-24T14:37:00Z"/>
        </w:rPr>
        <w:pPrChange w:id="1735" w:author="김 유진" w:date="2020-06-24T14:37:00Z">
          <w:pPr>
            <w:pStyle w:val="3"/>
            <w:numPr>
              <w:ilvl w:val="1"/>
              <w:numId w:val="2"/>
            </w:numPr>
            <w:ind w:leftChars="0" w:left="992" w:firstLineChars="0" w:hanging="567"/>
          </w:pPr>
        </w:pPrChange>
      </w:pPr>
    </w:p>
    <w:p w14:paraId="014624DF" w14:textId="65706505" w:rsidR="00D20FC1" w:rsidRPr="00303BAC" w:rsidRDefault="00DF2B4F">
      <w:pPr>
        <w:pStyle w:val="2"/>
        <w:numPr>
          <w:ilvl w:val="1"/>
          <w:numId w:val="2"/>
        </w:numPr>
        <w:rPr>
          <w:ins w:id="1736" w:author="김 유진" w:date="2020-06-24T14:06:00Z"/>
          <w:sz w:val="22"/>
          <w:rPrChange w:id="1737" w:author="김 유진" w:date="2020-06-24T14:49:00Z">
            <w:rPr>
              <w:ins w:id="1738" w:author="김 유진" w:date="2020-06-24T14:06:00Z"/>
            </w:rPr>
          </w:rPrChange>
        </w:rPr>
        <w:pPrChange w:id="1739" w:author="김 유진" w:date="2020-06-24T14:45:00Z">
          <w:pPr>
            <w:pStyle w:val="3"/>
            <w:numPr>
              <w:ilvl w:val="1"/>
              <w:numId w:val="2"/>
            </w:numPr>
            <w:ind w:leftChars="0" w:left="992" w:firstLineChars="0" w:hanging="567"/>
          </w:pPr>
        </w:pPrChange>
      </w:pPr>
      <w:bookmarkStart w:id="1740" w:name="_Toc43908868"/>
      <w:ins w:id="1741" w:author="김 유진" w:date="2020-06-24T14:06:00Z">
        <w:r w:rsidRPr="00303BAC">
          <w:rPr>
            <w:rFonts w:hint="eastAsia"/>
            <w:sz w:val="22"/>
            <w:rPrChange w:id="1742" w:author="김 유진" w:date="2020-06-24T14:49:00Z">
              <w:rPr>
                <w:rFonts w:hint="eastAsia"/>
              </w:rPr>
            </w:rPrChange>
          </w:rPr>
          <w:t>데이터베이스</w:t>
        </w:r>
        <w:r w:rsidRPr="00303BAC">
          <w:rPr>
            <w:sz w:val="22"/>
            <w:rPrChange w:id="1743" w:author="김 유진" w:date="2020-06-24T14:49:00Z">
              <w:rPr/>
            </w:rPrChange>
          </w:rPr>
          <w:t xml:space="preserve"> </w:t>
        </w:r>
        <w:r w:rsidRPr="00303BAC">
          <w:rPr>
            <w:rFonts w:hint="eastAsia"/>
            <w:sz w:val="22"/>
            <w:rPrChange w:id="1744" w:author="김 유진" w:date="2020-06-24T14:49:00Z">
              <w:rPr>
                <w:rFonts w:hint="eastAsia"/>
              </w:rPr>
            </w:rPrChange>
          </w:rPr>
          <w:t>키</w:t>
        </w:r>
        <w:r w:rsidRPr="00303BAC">
          <w:rPr>
            <w:sz w:val="22"/>
            <w:rPrChange w:id="1745" w:author="김 유진" w:date="2020-06-24T14:49:00Z">
              <w:rPr/>
            </w:rPrChange>
          </w:rPr>
          <w:t>(Key)</w:t>
        </w:r>
        <w:bookmarkEnd w:id="1740"/>
      </w:ins>
    </w:p>
    <w:p w14:paraId="7225D948" w14:textId="5BC7B1FB" w:rsidR="00DF2B4F" w:rsidRDefault="00FE0BFB" w:rsidP="00527C5A">
      <w:pPr>
        <w:pStyle w:val="4"/>
        <w:numPr>
          <w:ilvl w:val="2"/>
          <w:numId w:val="2"/>
        </w:numPr>
        <w:ind w:leftChars="0" w:firstLineChars="0"/>
        <w:rPr>
          <w:ins w:id="1746" w:author="김 유진" w:date="2020-06-24T14:08:00Z"/>
        </w:rPr>
      </w:pPr>
      <w:bookmarkStart w:id="1747" w:name="_Toc43908869"/>
      <w:ins w:id="1748" w:author="김 유진" w:date="2020-06-24T14:08:00Z">
        <w:r>
          <w:rPr>
            <w:rFonts w:hint="eastAsia"/>
          </w:rPr>
          <w:t>키(K</w:t>
        </w:r>
        <w:r>
          <w:t>ey)</w:t>
        </w:r>
        <w:r>
          <w:rPr>
            <w:rFonts w:hint="eastAsia"/>
          </w:rPr>
          <w:t>의 개념</w:t>
        </w:r>
        <w:bookmarkEnd w:id="1747"/>
      </w:ins>
    </w:p>
    <w:p w14:paraId="696AD14E" w14:textId="163E0AE6" w:rsidR="00A90A1B" w:rsidRDefault="00FE0BFB" w:rsidP="005B67D1">
      <w:pPr>
        <w:ind w:left="851"/>
        <w:rPr>
          <w:ins w:id="1749" w:author="김 유진" w:date="2020-06-24T14:11:00Z"/>
        </w:rPr>
      </w:pPr>
      <w:ins w:id="1750" w:author="김 유진" w:date="2020-06-24T14:08:00Z">
        <w:r>
          <w:rPr>
            <w:rFonts w:hint="eastAsia"/>
          </w:rPr>
          <w:t>:</w:t>
        </w:r>
        <w:r>
          <w:t xml:space="preserve"> </w:t>
        </w:r>
        <w:r>
          <w:rPr>
            <w:rFonts w:hint="eastAsia"/>
          </w:rPr>
          <w:t xml:space="preserve">데이터베이스에서 조건에 만족하는 </w:t>
        </w:r>
        <w:r w:rsidRPr="00D54F70">
          <w:rPr>
            <w:rFonts w:hint="eastAsia"/>
            <w:b/>
            <w:bCs/>
            <w:rPrChange w:id="1751" w:author="김 유진" w:date="2020-06-24T14:09:00Z">
              <w:rPr>
                <w:rFonts w:hint="eastAsia"/>
              </w:rPr>
            </w:rPrChange>
          </w:rPr>
          <w:t>튜플</w:t>
        </w:r>
        <w:r>
          <w:rPr>
            <w:rFonts w:hint="eastAsia"/>
          </w:rPr>
          <w:t>을 찾거나 순서대로 정렬할 때</w:t>
        </w:r>
        <w:r>
          <w:t xml:space="preserve">, </w:t>
        </w:r>
        <w:r>
          <w:rPr>
            <w:rFonts w:hint="eastAsia"/>
          </w:rPr>
          <w:t xml:space="preserve">다른 </w:t>
        </w:r>
        <w:r w:rsidR="00D54F70">
          <w:rPr>
            <w:rFonts w:hint="eastAsia"/>
          </w:rPr>
          <w:t>튜플</w:t>
        </w:r>
      </w:ins>
      <w:ins w:id="1752" w:author="김 유진" w:date="2020-06-24T14:09:00Z">
        <w:r w:rsidR="00D54F70">
          <w:rPr>
            <w:rFonts w:hint="eastAsia"/>
          </w:rPr>
          <w:t xml:space="preserve"> </w:t>
        </w:r>
      </w:ins>
      <w:ins w:id="1753" w:author="김 유진" w:date="2020-06-24T14:08:00Z">
        <w:r w:rsidR="00D54F70">
          <w:rPr>
            <w:rFonts w:hint="eastAsia"/>
          </w:rPr>
          <w:t xml:space="preserve">들과 구별할 수 있는 </w:t>
        </w:r>
      </w:ins>
      <w:ins w:id="1754" w:author="김 유진" w:date="2020-06-24T14:09:00Z">
        <w:r w:rsidR="00D54F70">
          <w:rPr>
            <w:rFonts w:hint="eastAsia"/>
          </w:rPr>
          <w:t xml:space="preserve">유일한 기준이 되는 </w:t>
        </w:r>
        <w:r w:rsidR="00D54F70" w:rsidRPr="00D54F70">
          <w:rPr>
            <w:b/>
            <w:bCs/>
            <w:rPrChange w:id="1755" w:author="김 유진" w:date="2020-06-24T14:09:00Z">
              <w:rPr/>
            </w:rPrChange>
          </w:rPr>
          <w:t>Attribute(</w:t>
        </w:r>
        <w:r w:rsidR="00D54F70" w:rsidRPr="00D54F70">
          <w:rPr>
            <w:rFonts w:hint="eastAsia"/>
            <w:b/>
            <w:bCs/>
            <w:rPrChange w:id="1756" w:author="김 유진" w:date="2020-06-24T14:09:00Z">
              <w:rPr>
                <w:rFonts w:hint="eastAsia"/>
              </w:rPr>
            </w:rPrChange>
          </w:rPr>
          <w:t>속성</w:t>
        </w:r>
        <w:r w:rsidR="00D54F70" w:rsidRPr="00D54F70">
          <w:rPr>
            <w:b/>
            <w:bCs/>
            <w:rPrChange w:id="1757" w:author="김 유진" w:date="2020-06-24T14:09:00Z">
              <w:rPr/>
            </w:rPrChange>
          </w:rPr>
          <w:t>)</w:t>
        </w:r>
        <w:r w:rsidR="00D54F70">
          <w:rPr>
            <w:rFonts w:hint="eastAsia"/>
          </w:rPr>
          <w:t>을 말한다.</w:t>
        </w:r>
      </w:ins>
    </w:p>
    <w:p w14:paraId="5754D3E7" w14:textId="77777777" w:rsidR="008F20E1" w:rsidRDefault="008F20E1" w:rsidP="005B67D1">
      <w:pPr>
        <w:pStyle w:val="4"/>
        <w:numPr>
          <w:ilvl w:val="2"/>
          <w:numId w:val="2"/>
        </w:numPr>
        <w:ind w:leftChars="0" w:firstLineChars="0"/>
        <w:rPr>
          <w:ins w:id="1758" w:author="김 유진" w:date="2020-06-24T14:12:00Z"/>
        </w:rPr>
      </w:pPr>
      <w:bookmarkStart w:id="1759" w:name="_Toc43908870"/>
      <w:ins w:id="1760" w:author="김 유진" w:date="2020-06-24T14:11:00Z">
        <w:r>
          <w:rPr>
            <w:rFonts w:hint="eastAsia"/>
          </w:rPr>
          <w:t>후보</w:t>
        </w:r>
        <w:r w:rsidR="005B67D1">
          <w:rPr>
            <w:rFonts w:hint="eastAsia"/>
          </w:rPr>
          <w:t>키(</w:t>
        </w:r>
      </w:ins>
      <w:ins w:id="1761" w:author="김 유진" w:date="2020-06-24T14:12:00Z">
        <w:r>
          <w:t xml:space="preserve">Candidate </w:t>
        </w:r>
      </w:ins>
      <w:ins w:id="1762" w:author="김 유진" w:date="2020-06-24T14:11:00Z">
        <w:r w:rsidR="005B67D1">
          <w:rPr>
            <w:rFonts w:hint="eastAsia"/>
          </w:rPr>
          <w:t>K</w:t>
        </w:r>
        <w:r w:rsidR="005B67D1">
          <w:t>ey)</w:t>
        </w:r>
      </w:ins>
      <w:bookmarkEnd w:id="1759"/>
    </w:p>
    <w:p w14:paraId="4B3FDC53" w14:textId="5FF5E41C" w:rsidR="00411C78" w:rsidRDefault="008F20E1">
      <w:pPr>
        <w:ind w:left="851"/>
        <w:rPr>
          <w:ins w:id="1763" w:author="김 유진" w:date="2020-06-24T14:13:00Z"/>
        </w:rPr>
      </w:pPr>
      <w:ins w:id="1764" w:author="김 유진" w:date="2020-06-24T14:12:00Z">
        <w:r>
          <w:t xml:space="preserve">: </w:t>
        </w:r>
        <w:r>
          <w:rPr>
            <w:rFonts w:hint="eastAsia"/>
          </w:rPr>
          <w:t xml:space="preserve">릴레이션을 구성하는 속성들 중에서 튜플을 유일하게 식별 할 수 있는 </w:t>
        </w:r>
        <w:r w:rsidRPr="00971EEE">
          <w:rPr>
            <w:rFonts w:hint="eastAsia"/>
            <w:b/>
            <w:bCs/>
            <w:rPrChange w:id="1765" w:author="김 유진" w:date="2020-06-24T14:13:00Z">
              <w:rPr>
                <w:rFonts w:hint="eastAsia"/>
              </w:rPr>
            </w:rPrChange>
          </w:rPr>
          <w:t>속성들의</w:t>
        </w:r>
        <w:r w:rsidRPr="00971EEE">
          <w:rPr>
            <w:b/>
            <w:bCs/>
            <w:rPrChange w:id="1766" w:author="김 유진" w:date="2020-06-24T14:13:00Z">
              <w:rPr/>
            </w:rPrChange>
          </w:rPr>
          <w:t xml:space="preserve"> </w:t>
        </w:r>
        <w:r w:rsidRPr="00971EEE">
          <w:rPr>
            <w:rFonts w:hint="eastAsia"/>
            <w:b/>
            <w:bCs/>
            <w:rPrChange w:id="1767" w:author="김 유진" w:date="2020-06-24T14:13:00Z">
              <w:rPr>
                <w:rFonts w:hint="eastAsia"/>
              </w:rPr>
            </w:rPrChange>
          </w:rPr>
          <w:t>부분집합</w:t>
        </w:r>
        <w:r>
          <w:rPr>
            <w:rFonts w:hint="eastAsia"/>
          </w:rPr>
          <w:t xml:space="preserve">을 의미 </w:t>
        </w:r>
      </w:ins>
      <w:ins w:id="1768" w:author="김 유진" w:date="2020-06-24T14:13:00Z">
        <w:r w:rsidR="00971EEE">
          <w:rPr>
            <w:rFonts w:hint="eastAsia"/>
          </w:rPr>
          <w:t>하며,</w:t>
        </w:r>
        <w:r w:rsidR="00971EEE">
          <w:t xml:space="preserve"> </w:t>
        </w:r>
        <w:r w:rsidR="00971EEE">
          <w:rPr>
            <w:rFonts w:hint="eastAsia"/>
          </w:rPr>
          <w:t xml:space="preserve">모든 릴레이션은 </w:t>
        </w:r>
        <w:r w:rsidR="00971EEE" w:rsidRPr="00971EEE">
          <w:rPr>
            <w:rFonts w:hint="eastAsia"/>
            <w:b/>
            <w:bCs/>
            <w:rPrChange w:id="1769" w:author="김 유진" w:date="2020-06-24T14:13:00Z">
              <w:rPr>
                <w:rFonts w:hint="eastAsia"/>
              </w:rPr>
            </w:rPrChange>
          </w:rPr>
          <w:t>반드시</w:t>
        </w:r>
        <w:r w:rsidR="00971EEE" w:rsidRPr="00971EEE">
          <w:rPr>
            <w:b/>
            <w:bCs/>
            <w:rPrChange w:id="1770" w:author="김 유진" w:date="2020-06-24T14:13:00Z">
              <w:rPr/>
            </w:rPrChange>
          </w:rPr>
          <w:t xml:space="preserve"> </w:t>
        </w:r>
        <w:r w:rsidR="00971EEE" w:rsidRPr="00971EEE">
          <w:rPr>
            <w:rFonts w:hint="eastAsia"/>
            <w:b/>
            <w:bCs/>
            <w:rPrChange w:id="1771" w:author="김 유진" w:date="2020-06-24T14:13:00Z">
              <w:rPr>
                <w:rFonts w:hint="eastAsia"/>
              </w:rPr>
            </w:rPrChange>
          </w:rPr>
          <w:t>하나</w:t>
        </w:r>
        <w:r w:rsidR="00971EEE" w:rsidRPr="00971EEE">
          <w:rPr>
            <w:b/>
            <w:bCs/>
            <w:rPrChange w:id="1772" w:author="김 유진" w:date="2020-06-24T14:13:00Z">
              <w:rPr/>
            </w:rPrChange>
          </w:rPr>
          <w:t xml:space="preserve"> </w:t>
        </w:r>
        <w:r w:rsidR="00971EEE" w:rsidRPr="00971EEE">
          <w:rPr>
            <w:rFonts w:hint="eastAsia"/>
            <w:b/>
            <w:bCs/>
            <w:rPrChange w:id="1773" w:author="김 유진" w:date="2020-06-24T14:13:00Z">
              <w:rPr>
                <w:rFonts w:hint="eastAsia"/>
              </w:rPr>
            </w:rPrChange>
          </w:rPr>
          <w:t>이상의</w:t>
        </w:r>
        <w:r w:rsidR="00971EEE" w:rsidRPr="00971EEE">
          <w:rPr>
            <w:b/>
            <w:bCs/>
            <w:rPrChange w:id="1774" w:author="김 유진" w:date="2020-06-24T14:13:00Z">
              <w:rPr/>
            </w:rPrChange>
          </w:rPr>
          <w:t xml:space="preserve"> </w:t>
        </w:r>
        <w:r w:rsidR="00971EEE" w:rsidRPr="00971EEE">
          <w:rPr>
            <w:rFonts w:hint="eastAsia"/>
            <w:b/>
            <w:bCs/>
            <w:rPrChange w:id="1775" w:author="김 유진" w:date="2020-06-24T14:13:00Z">
              <w:rPr>
                <w:rFonts w:hint="eastAsia"/>
              </w:rPr>
            </w:rPrChange>
          </w:rPr>
          <w:t>후보키</w:t>
        </w:r>
        <w:r w:rsidR="00971EEE">
          <w:rPr>
            <w:rFonts w:hint="eastAsia"/>
          </w:rPr>
          <w:t>를 가져야 한다.</w:t>
        </w:r>
      </w:ins>
    </w:p>
    <w:p w14:paraId="13DC1688" w14:textId="773CEA46" w:rsidR="00411C78" w:rsidRPr="00AD40D0" w:rsidRDefault="00411C78" w:rsidP="00971EEE">
      <w:pPr>
        <w:ind w:left="851"/>
        <w:rPr>
          <w:ins w:id="1776" w:author="김 유진" w:date="2020-06-24T14:27:00Z"/>
          <w:sz w:val="22"/>
          <w:rPrChange w:id="1777" w:author="김 유진" w:date="2020-06-24T14:35:00Z">
            <w:rPr>
              <w:ins w:id="1778" w:author="김 유진" w:date="2020-06-24T14:27:00Z"/>
            </w:rPr>
          </w:rPrChange>
        </w:rPr>
      </w:pPr>
      <w:ins w:id="1779" w:author="김 유진" w:date="2020-06-24T14:13:00Z">
        <w:r w:rsidRPr="00AD40D0">
          <w:rPr>
            <w:rFonts w:hint="eastAsia"/>
            <w:sz w:val="22"/>
            <w:rPrChange w:id="1780" w:author="김 유진" w:date="2020-06-24T14:35:00Z">
              <w:rPr>
                <w:rFonts w:hint="eastAsia"/>
              </w:rPr>
            </w:rPrChange>
          </w:rPr>
          <w:t>예를</w:t>
        </w:r>
        <w:r w:rsidRPr="00AD40D0">
          <w:rPr>
            <w:sz w:val="22"/>
            <w:rPrChange w:id="1781" w:author="김 유진" w:date="2020-06-24T14:35:00Z">
              <w:rPr/>
            </w:rPrChange>
          </w:rPr>
          <w:t xml:space="preserve"> </w:t>
        </w:r>
        <w:r w:rsidRPr="00AD40D0">
          <w:rPr>
            <w:rFonts w:hint="eastAsia"/>
            <w:sz w:val="22"/>
            <w:rPrChange w:id="1782" w:author="김 유진" w:date="2020-06-24T14:35:00Z">
              <w:rPr>
                <w:rFonts w:hint="eastAsia"/>
              </w:rPr>
            </w:rPrChange>
          </w:rPr>
          <w:t>들어</w:t>
        </w:r>
        <w:r w:rsidRPr="00AD40D0">
          <w:rPr>
            <w:sz w:val="22"/>
            <w:rPrChange w:id="1783" w:author="김 유진" w:date="2020-06-24T14:35:00Z">
              <w:rPr/>
            </w:rPrChange>
          </w:rPr>
          <w:t>, gmember</w:t>
        </w:r>
      </w:ins>
      <w:ins w:id="1784" w:author="김 유진" w:date="2020-06-24T14:14:00Z">
        <w:r w:rsidR="004212B9" w:rsidRPr="00AD40D0">
          <w:rPr>
            <w:sz w:val="22"/>
            <w:rPrChange w:id="1785" w:author="김 유진" w:date="2020-06-24T14:35:00Z">
              <w:rPr/>
            </w:rPrChange>
          </w:rPr>
          <w:t xml:space="preserve"> 라는 테이블</w:t>
        </w:r>
      </w:ins>
      <w:ins w:id="1786" w:author="김 유진" w:date="2020-06-24T14:13:00Z">
        <w:r w:rsidRPr="00AD40D0">
          <w:rPr>
            <w:rFonts w:hint="eastAsia"/>
            <w:sz w:val="22"/>
            <w:rPrChange w:id="1787" w:author="김 유진" w:date="2020-06-24T14:35:00Z">
              <w:rPr>
                <w:rFonts w:hint="eastAsia"/>
              </w:rPr>
            </w:rPrChange>
          </w:rPr>
          <w:t>에</w:t>
        </w:r>
        <w:r w:rsidRPr="00AD40D0">
          <w:rPr>
            <w:sz w:val="22"/>
            <w:rPrChange w:id="1788" w:author="김 유진" w:date="2020-06-24T14:35:00Z">
              <w:rPr/>
            </w:rPrChange>
          </w:rPr>
          <w:t xml:space="preserve"> </w:t>
        </w:r>
      </w:ins>
      <w:ins w:id="1789" w:author="김 유진" w:date="2020-06-24T14:14:00Z">
        <w:r w:rsidRPr="00AD40D0">
          <w:rPr>
            <w:sz w:val="22"/>
            <w:rPrChange w:id="1790" w:author="김 유진" w:date="2020-06-24T14:35:00Z">
              <w:rPr/>
            </w:rPrChange>
          </w:rPr>
          <w:t>Num</w:t>
        </w:r>
        <w:r w:rsidRPr="00AD40D0">
          <w:rPr>
            <w:rFonts w:hint="eastAsia"/>
            <w:sz w:val="22"/>
            <w:rPrChange w:id="1791" w:author="김 유진" w:date="2020-06-24T14:35:00Z">
              <w:rPr>
                <w:rFonts w:hint="eastAsia"/>
              </w:rPr>
            </w:rPrChange>
          </w:rPr>
          <w:t>과</w:t>
        </w:r>
        <w:r w:rsidRPr="00AD40D0">
          <w:rPr>
            <w:sz w:val="22"/>
            <w:rPrChange w:id="1792" w:author="김 유진" w:date="2020-06-24T14:35:00Z">
              <w:rPr/>
            </w:rPrChange>
          </w:rPr>
          <w:t xml:space="preserve"> id</w:t>
        </w:r>
        <w:r w:rsidR="004212B9" w:rsidRPr="00AD40D0">
          <w:rPr>
            <w:sz w:val="22"/>
            <w:rPrChange w:id="1793" w:author="김 유진" w:date="2020-06-24T14:35:00Z">
              <w:rPr/>
            </w:rPrChange>
          </w:rPr>
          <w:t xml:space="preserve"> </w:t>
        </w:r>
        <w:r w:rsidR="004212B9" w:rsidRPr="00AD40D0">
          <w:rPr>
            <w:rFonts w:hint="eastAsia"/>
            <w:sz w:val="22"/>
            <w:rPrChange w:id="1794" w:author="김 유진" w:date="2020-06-24T14:35:00Z">
              <w:rPr>
                <w:rFonts w:hint="eastAsia"/>
              </w:rPr>
            </w:rPrChange>
          </w:rPr>
          <w:t>라는</w:t>
        </w:r>
        <w:r w:rsidR="004212B9" w:rsidRPr="00AD40D0">
          <w:rPr>
            <w:sz w:val="22"/>
            <w:rPrChange w:id="1795" w:author="김 유진" w:date="2020-06-24T14:35:00Z">
              <w:rPr/>
            </w:rPrChange>
          </w:rPr>
          <w:t xml:space="preserve"> </w:t>
        </w:r>
        <w:r w:rsidR="004212B9" w:rsidRPr="00AD40D0">
          <w:rPr>
            <w:rFonts w:hint="eastAsia"/>
            <w:sz w:val="22"/>
            <w:rPrChange w:id="1796" w:author="김 유진" w:date="2020-06-24T14:35:00Z">
              <w:rPr>
                <w:rFonts w:hint="eastAsia"/>
              </w:rPr>
            </w:rPrChange>
          </w:rPr>
          <w:t>튜플이</w:t>
        </w:r>
        <w:r w:rsidR="004212B9" w:rsidRPr="00AD40D0">
          <w:rPr>
            <w:sz w:val="22"/>
            <w:rPrChange w:id="1797" w:author="김 유진" w:date="2020-06-24T14:35:00Z">
              <w:rPr/>
            </w:rPrChange>
          </w:rPr>
          <w:t xml:space="preserve"> </w:t>
        </w:r>
        <w:r w:rsidR="004212B9" w:rsidRPr="00AD40D0">
          <w:rPr>
            <w:rFonts w:hint="eastAsia"/>
            <w:sz w:val="22"/>
            <w:rPrChange w:id="1798" w:author="김 유진" w:date="2020-06-24T14:35:00Z">
              <w:rPr>
                <w:rFonts w:hint="eastAsia"/>
              </w:rPr>
            </w:rPrChange>
          </w:rPr>
          <w:t>후보키로</w:t>
        </w:r>
        <w:r w:rsidR="004212B9" w:rsidRPr="00AD40D0">
          <w:rPr>
            <w:sz w:val="22"/>
            <w:rPrChange w:id="1799" w:author="김 유진" w:date="2020-06-24T14:35:00Z">
              <w:rPr/>
            </w:rPrChange>
          </w:rPr>
          <w:t xml:space="preserve"> </w:t>
        </w:r>
        <w:r w:rsidR="004212B9" w:rsidRPr="00AD40D0">
          <w:rPr>
            <w:rFonts w:hint="eastAsia"/>
            <w:sz w:val="22"/>
            <w:rPrChange w:id="1800" w:author="김 유진" w:date="2020-06-24T14:35:00Z">
              <w:rPr>
                <w:rFonts w:hint="eastAsia"/>
              </w:rPr>
            </w:rPrChange>
          </w:rPr>
          <w:t>정해</w:t>
        </w:r>
        <w:r w:rsidR="004212B9" w:rsidRPr="00AD40D0">
          <w:rPr>
            <w:sz w:val="22"/>
            <w:rPrChange w:id="1801" w:author="김 유진" w:date="2020-06-24T14:35:00Z">
              <w:rPr/>
            </w:rPrChange>
          </w:rPr>
          <w:t xml:space="preserve"> </w:t>
        </w:r>
        <w:r w:rsidR="004212B9" w:rsidRPr="00AD40D0">
          <w:rPr>
            <w:rFonts w:hint="eastAsia"/>
            <w:sz w:val="22"/>
            <w:rPrChange w:id="1802" w:author="김 유진" w:date="2020-06-24T14:35:00Z">
              <w:rPr>
                <w:rFonts w:hint="eastAsia"/>
              </w:rPr>
            </w:rPrChange>
          </w:rPr>
          <w:t>질</w:t>
        </w:r>
        <w:r w:rsidR="004212B9" w:rsidRPr="00AD40D0">
          <w:rPr>
            <w:sz w:val="22"/>
            <w:rPrChange w:id="1803" w:author="김 유진" w:date="2020-06-24T14:35:00Z">
              <w:rPr/>
            </w:rPrChange>
          </w:rPr>
          <w:t xml:space="preserve"> </w:t>
        </w:r>
        <w:r w:rsidR="004212B9" w:rsidRPr="00AD40D0">
          <w:rPr>
            <w:rFonts w:hint="eastAsia"/>
            <w:sz w:val="22"/>
            <w:rPrChange w:id="1804" w:author="김 유진" w:date="2020-06-24T14:35:00Z">
              <w:rPr>
                <w:rFonts w:hint="eastAsia"/>
              </w:rPr>
            </w:rPrChange>
          </w:rPr>
          <w:t>수</w:t>
        </w:r>
        <w:r w:rsidR="004212B9" w:rsidRPr="00AD40D0">
          <w:rPr>
            <w:sz w:val="22"/>
            <w:rPrChange w:id="1805" w:author="김 유진" w:date="2020-06-24T14:35:00Z">
              <w:rPr/>
            </w:rPrChange>
          </w:rPr>
          <w:t xml:space="preserve"> </w:t>
        </w:r>
        <w:r w:rsidR="004212B9" w:rsidRPr="00AD40D0">
          <w:rPr>
            <w:rFonts w:hint="eastAsia"/>
            <w:sz w:val="22"/>
            <w:rPrChange w:id="1806" w:author="김 유진" w:date="2020-06-24T14:35:00Z">
              <w:rPr>
                <w:rFonts w:hint="eastAsia"/>
              </w:rPr>
            </w:rPrChange>
          </w:rPr>
          <w:t>있다</w:t>
        </w:r>
        <w:r w:rsidR="004212B9" w:rsidRPr="00AD40D0">
          <w:rPr>
            <w:sz w:val="22"/>
            <w:rPrChange w:id="1807" w:author="김 유진" w:date="2020-06-24T14:35:00Z">
              <w:rPr/>
            </w:rPrChange>
          </w:rPr>
          <w:t>.</w:t>
        </w:r>
      </w:ins>
    </w:p>
    <w:p w14:paraId="76F4730B" w14:textId="77777777" w:rsidR="00597FC9" w:rsidRDefault="00597FC9" w:rsidP="00971EEE">
      <w:pPr>
        <w:ind w:left="851"/>
        <w:rPr>
          <w:ins w:id="1808" w:author="김 유진" w:date="2020-06-24T14:14:00Z"/>
        </w:rPr>
      </w:pPr>
    </w:p>
    <w:p w14:paraId="63CA96FB" w14:textId="0F5AF178" w:rsidR="004212B9" w:rsidRDefault="00946D76" w:rsidP="004212B9">
      <w:pPr>
        <w:pStyle w:val="4"/>
        <w:numPr>
          <w:ilvl w:val="2"/>
          <w:numId w:val="2"/>
        </w:numPr>
        <w:ind w:leftChars="0" w:firstLineChars="0"/>
        <w:rPr>
          <w:ins w:id="1809" w:author="김 유진" w:date="2020-06-24T14:15:00Z"/>
        </w:rPr>
      </w:pPr>
      <w:bookmarkStart w:id="1810" w:name="_Toc43908871"/>
      <w:ins w:id="1811" w:author="김 유진" w:date="2020-06-24T14:15:00Z">
        <w:r>
          <w:rPr>
            <w:rFonts w:hint="eastAsia"/>
          </w:rPr>
          <w:t>기본키(</w:t>
        </w:r>
        <w:r>
          <w:t>Primary Key)</w:t>
        </w:r>
        <w:bookmarkEnd w:id="1810"/>
      </w:ins>
    </w:p>
    <w:p w14:paraId="2EEE5074" w14:textId="3FFAC11E" w:rsidR="00946D76" w:rsidRDefault="00946D76" w:rsidP="00946D76">
      <w:pPr>
        <w:ind w:left="800"/>
        <w:rPr>
          <w:ins w:id="1812" w:author="김 유진" w:date="2020-06-24T14:16:00Z"/>
        </w:rPr>
      </w:pPr>
      <w:ins w:id="1813" w:author="김 유진" w:date="2020-06-24T14:15:00Z">
        <w:r>
          <w:rPr>
            <w:rFonts w:hint="eastAsia"/>
          </w:rPr>
          <w:t>:</w:t>
        </w:r>
        <w:r>
          <w:t xml:space="preserve"> </w:t>
        </w:r>
        <w:r>
          <w:rPr>
            <w:rFonts w:hint="eastAsia"/>
          </w:rPr>
          <w:t>후보키 중에서 선택한 주키(</w:t>
        </w:r>
        <w:r>
          <w:t xml:space="preserve">Main </w:t>
        </w:r>
        <w:r>
          <w:rPr>
            <w:rFonts w:hint="eastAsia"/>
          </w:rPr>
          <w:t>K</w:t>
        </w:r>
        <w:r>
          <w:t xml:space="preserve">ey), </w:t>
        </w:r>
        <w:r w:rsidR="00B23ADF">
          <w:rPr>
            <w:rFonts w:hint="eastAsia"/>
          </w:rPr>
          <w:t xml:space="preserve">릴레이션에서 특정 튜플을 유일하게 구별 할 수 있는 속성이라서 </w:t>
        </w:r>
        <w:r w:rsidR="00B23ADF">
          <w:t xml:space="preserve">NULL </w:t>
        </w:r>
        <w:r w:rsidR="00B23ADF">
          <w:rPr>
            <w:rFonts w:hint="eastAsia"/>
          </w:rPr>
          <w:t xml:space="preserve">값을 </w:t>
        </w:r>
      </w:ins>
      <w:ins w:id="1814" w:author="김 유진" w:date="2020-06-24T14:16:00Z">
        <w:r w:rsidR="00B23ADF">
          <w:rPr>
            <w:rFonts w:hint="eastAsia"/>
          </w:rPr>
          <w:t>가질 수 없다.</w:t>
        </w:r>
        <w:r w:rsidR="00B23ADF">
          <w:t xml:space="preserve"> </w:t>
        </w:r>
        <w:r w:rsidR="008D6F4A">
          <w:rPr>
            <w:rFonts w:hint="eastAsia"/>
          </w:rPr>
          <w:t>기본키로 정의된 속성에는 동일한 값이 중복</w:t>
        </w:r>
        <w:r w:rsidR="008D6F4A">
          <w:rPr>
            <w:rFonts w:hint="eastAsia"/>
          </w:rPr>
          <w:lastRenderedPageBreak/>
          <w:t>되어 저장될 수 없다.</w:t>
        </w:r>
      </w:ins>
    </w:p>
    <w:p w14:paraId="6534DEB6" w14:textId="238D359D" w:rsidR="005B67D1" w:rsidRPr="00AD40D0" w:rsidRDefault="008D6F4A">
      <w:pPr>
        <w:ind w:left="800"/>
        <w:rPr>
          <w:ins w:id="1815" w:author="김 유진" w:date="2020-06-24T14:17:00Z"/>
          <w:sz w:val="22"/>
          <w:rPrChange w:id="1816" w:author="김 유진" w:date="2020-06-24T14:35:00Z">
            <w:rPr>
              <w:ins w:id="1817" w:author="김 유진" w:date="2020-06-24T14:17:00Z"/>
            </w:rPr>
          </w:rPrChange>
        </w:rPr>
      </w:pPr>
      <w:ins w:id="1818" w:author="김 유진" w:date="2020-06-24T14:16:00Z">
        <w:r w:rsidRPr="00AD40D0">
          <w:rPr>
            <w:rFonts w:hint="eastAsia"/>
            <w:sz w:val="22"/>
            <w:rPrChange w:id="1819" w:author="김 유진" w:date="2020-06-24T14:35:00Z">
              <w:rPr>
                <w:rFonts w:hint="eastAsia"/>
              </w:rPr>
            </w:rPrChange>
          </w:rPr>
          <w:t>예를</w:t>
        </w:r>
        <w:r w:rsidRPr="00AD40D0">
          <w:rPr>
            <w:sz w:val="22"/>
            <w:rPrChange w:id="1820" w:author="김 유진" w:date="2020-06-24T14:35:00Z">
              <w:rPr/>
            </w:rPrChange>
          </w:rPr>
          <w:t xml:space="preserve"> </w:t>
        </w:r>
        <w:r w:rsidRPr="00AD40D0">
          <w:rPr>
            <w:rFonts w:hint="eastAsia"/>
            <w:sz w:val="22"/>
            <w:rPrChange w:id="1821" w:author="김 유진" w:date="2020-06-24T14:35:00Z">
              <w:rPr>
                <w:rFonts w:hint="eastAsia"/>
              </w:rPr>
            </w:rPrChange>
          </w:rPr>
          <w:t>들어</w:t>
        </w:r>
        <w:r w:rsidRPr="00AD40D0">
          <w:rPr>
            <w:sz w:val="22"/>
            <w:rPrChange w:id="1822" w:author="김 유진" w:date="2020-06-24T14:35:00Z">
              <w:rPr/>
            </w:rPrChange>
          </w:rPr>
          <w:t xml:space="preserve">, gmember </w:t>
        </w:r>
        <w:r w:rsidRPr="00AD40D0">
          <w:rPr>
            <w:rFonts w:hint="eastAsia"/>
            <w:sz w:val="22"/>
            <w:rPrChange w:id="1823" w:author="김 유진" w:date="2020-06-24T14:35:00Z">
              <w:rPr>
                <w:rFonts w:hint="eastAsia"/>
              </w:rPr>
            </w:rPrChange>
          </w:rPr>
          <w:t>테이블의</w:t>
        </w:r>
        <w:r w:rsidRPr="00AD40D0">
          <w:rPr>
            <w:sz w:val="22"/>
            <w:rPrChange w:id="1824" w:author="김 유진" w:date="2020-06-24T14:35:00Z">
              <w:rPr/>
            </w:rPrChange>
          </w:rPr>
          <w:t xml:space="preserve"> Num </w:t>
        </w:r>
        <w:r w:rsidRPr="00AD40D0">
          <w:rPr>
            <w:rFonts w:hint="eastAsia"/>
            <w:sz w:val="22"/>
            <w:rPrChange w:id="1825" w:author="김 유진" w:date="2020-06-24T14:35:00Z">
              <w:rPr>
                <w:rFonts w:hint="eastAsia"/>
              </w:rPr>
            </w:rPrChange>
          </w:rPr>
          <w:t>과</w:t>
        </w:r>
        <w:r w:rsidRPr="00AD40D0">
          <w:rPr>
            <w:sz w:val="22"/>
            <w:rPrChange w:id="1826" w:author="김 유진" w:date="2020-06-24T14:35:00Z">
              <w:rPr/>
            </w:rPrChange>
          </w:rPr>
          <w:t xml:space="preserve"> id </w:t>
        </w:r>
        <w:r w:rsidRPr="00AD40D0">
          <w:rPr>
            <w:rFonts w:hint="eastAsia"/>
            <w:sz w:val="22"/>
            <w:rPrChange w:id="1827" w:author="김 유진" w:date="2020-06-24T14:35:00Z">
              <w:rPr>
                <w:rFonts w:hint="eastAsia"/>
              </w:rPr>
            </w:rPrChange>
          </w:rPr>
          <w:t>중</w:t>
        </w:r>
        <w:r w:rsidRPr="00AD40D0">
          <w:rPr>
            <w:sz w:val="22"/>
            <w:rPrChange w:id="1828" w:author="김 유진" w:date="2020-06-24T14:35:00Z">
              <w:rPr/>
            </w:rPrChange>
          </w:rPr>
          <w:t xml:space="preserve"> Num</w:t>
        </w:r>
        <w:r w:rsidRPr="00AD40D0">
          <w:rPr>
            <w:rFonts w:hint="eastAsia"/>
            <w:sz w:val="22"/>
            <w:rPrChange w:id="1829" w:author="김 유진" w:date="2020-06-24T14:35:00Z">
              <w:rPr>
                <w:rFonts w:hint="eastAsia"/>
              </w:rPr>
            </w:rPrChange>
          </w:rPr>
          <w:t>이</w:t>
        </w:r>
        <w:r w:rsidRPr="00AD40D0">
          <w:rPr>
            <w:sz w:val="22"/>
            <w:rPrChange w:id="1830" w:author="김 유진" w:date="2020-06-24T14:35:00Z">
              <w:rPr/>
            </w:rPrChange>
          </w:rPr>
          <w:t xml:space="preserve"> 좀 더 중복 없이 </w:t>
        </w:r>
      </w:ins>
      <w:ins w:id="1831" w:author="김 유진" w:date="2020-06-24T14:17:00Z">
        <w:r w:rsidR="007255F3" w:rsidRPr="00AD40D0">
          <w:rPr>
            <w:rFonts w:hint="eastAsia"/>
            <w:sz w:val="22"/>
            <w:rPrChange w:id="1832" w:author="김 유진" w:date="2020-06-24T14:35:00Z">
              <w:rPr>
                <w:rFonts w:hint="eastAsia"/>
              </w:rPr>
            </w:rPrChange>
          </w:rPr>
          <w:t>구별</w:t>
        </w:r>
        <w:r w:rsidR="007255F3" w:rsidRPr="00AD40D0">
          <w:rPr>
            <w:sz w:val="22"/>
            <w:rPrChange w:id="1833" w:author="김 유진" w:date="2020-06-24T14:35:00Z">
              <w:rPr/>
            </w:rPrChange>
          </w:rPr>
          <w:t xml:space="preserve"> 할 수 있어 </w:t>
        </w:r>
        <w:r w:rsidR="007255F3" w:rsidRPr="00AD40D0">
          <w:rPr>
            <w:rFonts w:hint="eastAsia"/>
            <w:sz w:val="22"/>
            <w:rPrChange w:id="1834" w:author="김 유진" w:date="2020-06-24T14:35:00Z">
              <w:rPr>
                <w:rFonts w:hint="eastAsia"/>
              </w:rPr>
            </w:rPrChange>
          </w:rPr>
          <w:t>기본키로</w:t>
        </w:r>
        <w:r w:rsidR="007255F3" w:rsidRPr="00AD40D0">
          <w:rPr>
            <w:sz w:val="22"/>
            <w:rPrChange w:id="1835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36" w:author="김 유진" w:date="2020-06-24T14:35:00Z">
              <w:rPr>
                <w:rFonts w:hint="eastAsia"/>
              </w:rPr>
            </w:rPrChange>
          </w:rPr>
          <w:t>사용할</w:t>
        </w:r>
        <w:r w:rsidR="007255F3" w:rsidRPr="00AD40D0">
          <w:rPr>
            <w:sz w:val="22"/>
            <w:rPrChange w:id="1837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38" w:author="김 유진" w:date="2020-06-24T14:35:00Z">
              <w:rPr>
                <w:rFonts w:hint="eastAsia"/>
              </w:rPr>
            </w:rPrChange>
          </w:rPr>
          <w:t>수</w:t>
        </w:r>
        <w:r w:rsidR="007255F3" w:rsidRPr="00AD40D0">
          <w:rPr>
            <w:sz w:val="22"/>
            <w:rPrChange w:id="1839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40" w:author="김 유진" w:date="2020-06-24T14:35:00Z">
              <w:rPr>
                <w:rFonts w:hint="eastAsia"/>
              </w:rPr>
            </w:rPrChange>
          </w:rPr>
          <w:t>있다</w:t>
        </w:r>
        <w:r w:rsidR="007255F3" w:rsidRPr="00AD40D0">
          <w:rPr>
            <w:sz w:val="22"/>
            <w:rPrChange w:id="1841" w:author="김 유진" w:date="2020-06-24T14:35:00Z">
              <w:rPr/>
            </w:rPrChange>
          </w:rPr>
          <w:t>. Id</w:t>
        </w:r>
        <w:r w:rsidR="007255F3" w:rsidRPr="00AD40D0">
          <w:rPr>
            <w:rFonts w:hint="eastAsia"/>
            <w:sz w:val="22"/>
            <w:rPrChange w:id="1842" w:author="김 유진" w:date="2020-06-24T14:35:00Z">
              <w:rPr>
                <w:rFonts w:hint="eastAsia"/>
              </w:rPr>
            </w:rPrChange>
          </w:rPr>
          <w:t>의</w:t>
        </w:r>
        <w:r w:rsidR="007255F3" w:rsidRPr="00AD40D0">
          <w:rPr>
            <w:sz w:val="22"/>
            <w:rPrChange w:id="1843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44" w:author="김 유진" w:date="2020-06-24T14:35:00Z">
              <w:rPr>
                <w:rFonts w:hint="eastAsia"/>
              </w:rPr>
            </w:rPrChange>
          </w:rPr>
          <w:t>경우</w:t>
        </w:r>
        <w:r w:rsidR="007255F3" w:rsidRPr="00AD40D0">
          <w:rPr>
            <w:sz w:val="22"/>
            <w:rPrChange w:id="1845" w:author="김 유진" w:date="2020-06-24T14:35:00Z">
              <w:rPr/>
            </w:rPrChange>
          </w:rPr>
          <w:t xml:space="preserve">, </w:t>
        </w:r>
        <w:r w:rsidR="007255F3" w:rsidRPr="00AD40D0">
          <w:rPr>
            <w:rFonts w:hint="eastAsia"/>
            <w:sz w:val="22"/>
            <w:rPrChange w:id="1846" w:author="김 유진" w:date="2020-06-24T14:35:00Z">
              <w:rPr>
                <w:rFonts w:hint="eastAsia"/>
              </w:rPr>
            </w:rPrChange>
          </w:rPr>
          <w:t>다른</w:t>
        </w:r>
        <w:r w:rsidR="007255F3" w:rsidRPr="00AD40D0">
          <w:rPr>
            <w:sz w:val="22"/>
            <w:rPrChange w:id="1847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48" w:author="김 유진" w:date="2020-06-24T14:35:00Z">
              <w:rPr>
                <w:rFonts w:hint="eastAsia"/>
              </w:rPr>
            </w:rPrChange>
          </w:rPr>
          <w:t>사람이</w:t>
        </w:r>
        <w:r w:rsidR="007255F3" w:rsidRPr="00AD40D0">
          <w:rPr>
            <w:sz w:val="22"/>
            <w:rPrChange w:id="1849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50" w:author="김 유진" w:date="2020-06-24T14:35:00Z">
              <w:rPr>
                <w:rFonts w:hint="eastAsia"/>
              </w:rPr>
            </w:rPrChange>
          </w:rPr>
          <w:t>같은</w:t>
        </w:r>
        <w:r w:rsidR="007255F3" w:rsidRPr="00AD40D0">
          <w:rPr>
            <w:sz w:val="22"/>
            <w:rPrChange w:id="1851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52" w:author="김 유진" w:date="2020-06-24T14:35:00Z">
              <w:rPr>
                <w:rFonts w:hint="eastAsia"/>
              </w:rPr>
            </w:rPrChange>
          </w:rPr>
          <w:t>아이디를</w:t>
        </w:r>
        <w:r w:rsidR="007255F3" w:rsidRPr="00AD40D0">
          <w:rPr>
            <w:sz w:val="22"/>
            <w:rPrChange w:id="1853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54" w:author="김 유진" w:date="2020-06-24T14:35:00Z">
              <w:rPr>
                <w:rFonts w:hint="eastAsia"/>
              </w:rPr>
            </w:rPrChange>
          </w:rPr>
          <w:t>사용</w:t>
        </w:r>
        <w:r w:rsidR="007255F3" w:rsidRPr="00AD40D0">
          <w:rPr>
            <w:sz w:val="22"/>
            <w:rPrChange w:id="1855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56" w:author="김 유진" w:date="2020-06-24T14:35:00Z">
              <w:rPr>
                <w:rFonts w:hint="eastAsia"/>
              </w:rPr>
            </w:rPrChange>
          </w:rPr>
          <w:t>할</w:t>
        </w:r>
        <w:r w:rsidR="007255F3" w:rsidRPr="00AD40D0">
          <w:rPr>
            <w:sz w:val="22"/>
            <w:rPrChange w:id="1857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58" w:author="김 유진" w:date="2020-06-24T14:35:00Z">
              <w:rPr>
                <w:rFonts w:hint="eastAsia"/>
              </w:rPr>
            </w:rPrChange>
          </w:rPr>
          <w:t>수</w:t>
        </w:r>
        <w:r w:rsidR="007255F3" w:rsidRPr="00AD40D0">
          <w:rPr>
            <w:sz w:val="22"/>
            <w:rPrChange w:id="1859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60" w:author="김 유진" w:date="2020-06-24T14:35:00Z">
              <w:rPr>
                <w:rFonts w:hint="eastAsia"/>
              </w:rPr>
            </w:rPrChange>
          </w:rPr>
          <w:t>있어</w:t>
        </w:r>
        <w:r w:rsidR="007255F3" w:rsidRPr="00AD40D0">
          <w:rPr>
            <w:sz w:val="22"/>
            <w:rPrChange w:id="1861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62" w:author="김 유진" w:date="2020-06-24T14:35:00Z">
              <w:rPr>
                <w:rFonts w:hint="eastAsia"/>
              </w:rPr>
            </w:rPrChange>
          </w:rPr>
          <w:t>기본키가</w:t>
        </w:r>
        <w:r w:rsidR="007255F3" w:rsidRPr="00AD40D0">
          <w:rPr>
            <w:sz w:val="22"/>
            <w:rPrChange w:id="1863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64" w:author="김 유진" w:date="2020-06-24T14:35:00Z">
              <w:rPr>
                <w:rFonts w:hint="eastAsia"/>
              </w:rPr>
            </w:rPrChange>
          </w:rPr>
          <w:t>될</w:t>
        </w:r>
        <w:r w:rsidR="007255F3" w:rsidRPr="00AD40D0">
          <w:rPr>
            <w:sz w:val="22"/>
            <w:rPrChange w:id="1865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66" w:author="김 유진" w:date="2020-06-24T14:35:00Z">
              <w:rPr>
                <w:rFonts w:hint="eastAsia"/>
              </w:rPr>
            </w:rPrChange>
          </w:rPr>
          <w:t>수</w:t>
        </w:r>
        <w:r w:rsidR="007255F3" w:rsidRPr="00AD40D0">
          <w:rPr>
            <w:sz w:val="22"/>
            <w:rPrChange w:id="1867" w:author="김 유진" w:date="2020-06-24T14:35:00Z">
              <w:rPr/>
            </w:rPrChange>
          </w:rPr>
          <w:t xml:space="preserve"> </w:t>
        </w:r>
        <w:r w:rsidR="007255F3" w:rsidRPr="00AD40D0">
          <w:rPr>
            <w:rFonts w:hint="eastAsia"/>
            <w:sz w:val="22"/>
            <w:rPrChange w:id="1868" w:author="김 유진" w:date="2020-06-24T14:35:00Z">
              <w:rPr>
                <w:rFonts w:hint="eastAsia"/>
              </w:rPr>
            </w:rPrChange>
          </w:rPr>
          <w:t>없다</w:t>
        </w:r>
        <w:r w:rsidR="007255F3" w:rsidRPr="00AD40D0">
          <w:rPr>
            <w:sz w:val="22"/>
            <w:rPrChange w:id="1869" w:author="김 유진" w:date="2020-06-24T14:35:00Z">
              <w:rPr/>
            </w:rPrChange>
          </w:rPr>
          <w:t>.</w:t>
        </w:r>
      </w:ins>
    </w:p>
    <w:p w14:paraId="7B4E9F53" w14:textId="1AEE5154" w:rsidR="007255F3" w:rsidRDefault="007255F3">
      <w:pPr>
        <w:ind w:left="800"/>
        <w:rPr>
          <w:ins w:id="1870" w:author="김 유진" w:date="2020-06-24T14:27:00Z"/>
        </w:rPr>
      </w:pPr>
    </w:p>
    <w:p w14:paraId="43B2BF62" w14:textId="471A9243" w:rsidR="00597FC9" w:rsidRDefault="00570E0B" w:rsidP="00570E0B">
      <w:pPr>
        <w:pStyle w:val="4"/>
        <w:numPr>
          <w:ilvl w:val="2"/>
          <w:numId w:val="2"/>
        </w:numPr>
        <w:ind w:leftChars="0" w:firstLineChars="0"/>
        <w:rPr>
          <w:ins w:id="1871" w:author="김 유진" w:date="2020-06-24T14:28:00Z"/>
        </w:rPr>
      </w:pPr>
      <w:bookmarkStart w:id="1872" w:name="_Toc43908872"/>
      <w:ins w:id="1873" w:author="김 유진" w:date="2020-06-24T14:28:00Z">
        <w:r>
          <w:rPr>
            <w:rFonts w:hint="eastAsia"/>
          </w:rPr>
          <w:t>슈퍼키(S</w:t>
        </w:r>
        <w:r>
          <w:t>uper Key)</w:t>
        </w:r>
        <w:bookmarkEnd w:id="1872"/>
      </w:ins>
    </w:p>
    <w:p w14:paraId="138FAEFD" w14:textId="77777777" w:rsidR="0001505D" w:rsidRDefault="00570E0B" w:rsidP="00570E0B">
      <w:pPr>
        <w:ind w:left="851"/>
        <w:rPr>
          <w:ins w:id="1874" w:author="김 유진" w:date="2020-06-24T14:30:00Z"/>
        </w:rPr>
      </w:pPr>
      <w:ins w:id="1875" w:author="김 유진" w:date="2020-06-24T14:28:00Z">
        <w:r>
          <w:rPr>
            <w:rFonts w:hint="eastAsia"/>
          </w:rPr>
          <w:t>:</w:t>
        </w:r>
        <w:r>
          <w:t xml:space="preserve"> </w:t>
        </w:r>
      </w:ins>
      <w:ins w:id="1876" w:author="김 유진" w:date="2020-06-24T14:29:00Z">
        <w:r>
          <w:rPr>
            <w:rFonts w:hint="eastAsia"/>
          </w:rPr>
          <w:t>한 릴레이션 내에 있는 속성들의 집합으로 구성된 키,</w:t>
        </w:r>
        <w:r>
          <w:t xml:space="preserve"> </w:t>
        </w:r>
        <w:r>
          <w:rPr>
            <w:rFonts w:hint="eastAsia"/>
          </w:rPr>
          <w:t>릴레이션을 구성하는 모든 튜플 중 슈퍼키로 구성된 속성의 집합과 동일한 값은 나타내지 않는다.</w:t>
        </w:r>
        <w:r>
          <w:t xml:space="preserve"> </w:t>
        </w:r>
        <w:r w:rsidR="0001505D">
          <w:rPr>
            <w:rFonts w:hint="eastAsia"/>
          </w:rPr>
          <w:t xml:space="preserve">또한 릴레이션을 구성하는 모든 튜플에 대해 </w:t>
        </w:r>
        <w:r w:rsidR="0001505D" w:rsidRPr="0001505D">
          <w:rPr>
            <w:rFonts w:hint="eastAsia"/>
            <w:b/>
            <w:bCs/>
            <w:rPrChange w:id="1877" w:author="김 유진" w:date="2020-06-24T14:29:00Z">
              <w:rPr>
                <w:rFonts w:hint="eastAsia"/>
              </w:rPr>
            </w:rPrChange>
          </w:rPr>
          <w:t>유일성은</w:t>
        </w:r>
        <w:r w:rsidR="0001505D" w:rsidRPr="0001505D">
          <w:rPr>
            <w:b/>
            <w:bCs/>
            <w:rPrChange w:id="1878" w:author="김 유진" w:date="2020-06-24T14:29:00Z">
              <w:rPr/>
            </w:rPrChange>
          </w:rPr>
          <w:t xml:space="preserve"> </w:t>
        </w:r>
        <w:r w:rsidR="0001505D" w:rsidRPr="0001505D">
          <w:rPr>
            <w:rFonts w:hint="eastAsia"/>
            <w:b/>
            <w:bCs/>
            <w:rPrChange w:id="1879" w:author="김 유진" w:date="2020-06-24T14:29:00Z">
              <w:rPr>
                <w:rFonts w:hint="eastAsia"/>
              </w:rPr>
            </w:rPrChange>
          </w:rPr>
          <w:t>만족</w:t>
        </w:r>
        <w:r w:rsidR="0001505D">
          <w:rPr>
            <w:rFonts w:hint="eastAsia"/>
            <w:b/>
            <w:bCs/>
          </w:rPr>
          <w:t xml:space="preserve"> </w:t>
        </w:r>
        <w:r w:rsidR="0001505D" w:rsidRPr="0001505D">
          <w:rPr>
            <w:rFonts w:hint="eastAsia"/>
            <w:b/>
            <w:bCs/>
            <w:rPrChange w:id="1880" w:author="김 유진" w:date="2020-06-24T14:29:00Z">
              <w:rPr>
                <w:rFonts w:hint="eastAsia"/>
              </w:rPr>
            </w:rPrChange>
          </w:rPr>
          <w:t>하나</w:t>
        </w:r>
        <w:r w:rsidR="0001505D">
          <w:rPr>
            <w:rFonts w:hint="eastAsia"/>
          </w:rPr>
          <w:t>,</w:t>
        </w:r>
        <w:r w:rsidR="0001505D">
          <w:t xml:space="preserve"> </w:t>
        </w:r>
        <w:r w:rsidR="0001505D" w:rsidRPr="0001505D">
          <w:rPr>
            <w:rFonts w:hint="eastAsia"/>
            <w:b/>
            <w:bCs/>
            <w:rPrChange w:id="1881" w:author="김 유진" w:date="2020-06-24T14:30:00Z">
              <w:rPr>
                <w:rFonts w:hint="eastAsia"/>
              </w:rPr>
            </w:rPrChange>
          </w:rPr>
          <w:t>최소성은</w:t>
        </w:r>
        <w:r w:rsidR="0001505D" w:rsidRPr="0001505D">
          <w:rPr>
            <w:b/>
            <w:bCs/>
            <w:rPrChange w:id="1882" w:author="김 유진" w:date="2020-06-24T14:30:00Z">
              <w:rPr/>
            </w:rPrChange>
          </w:rPr>
          <w:t xml:space="preserve"> </w:t>
        </w:r>
        <w:r w:rsidR="0001505D" w:rsidRPr="0001505D">
          <w:rPr>
            <w:rFonts w:hint="eastAsia"/>
            <w:b/>
            <w:bCs/>
            <w:rPrChange w:id="1883" w:author="김 유진" w:date="2020-06-24T14:30:00Z">
              <w:rPr>
                <w:rFonts w:hint="eastAsia"/>
              </w:rPr>
            </w:rPrChange>
          </w:rPr>
          <w:t>만족시키지</w:t>
        </w:r>
        <w:r w:rsidR="0001505D" w:rsidRPr="0001505D">
          <w:rPr>
            <w:b/>
            <w:bCs/>
            <w:rPrChange w:id="1884" w:author="김 유진" w:date="2020-06-24T14:30:00Z">
              <w:rPr/>
            </w:rPrChange>
          </w:rPr>
          <w:t xml:space="preserve"> </w:t>
        </w:r>
        <w:r w:rsidR="0001505D" w:rsidRPr="0001505D">
          <w:rPr>
            <w:rFonts w:hint="eastAsia"/>
            <w:b/>
            <w:bCs/>
            <w:rPrChange w:id="1885" w:author="김 유진" w:date="2020-06-24T14:30:00Z">
              <w:rPr>
                <w:rFonts w:hint="eastAsia"/>
              </w:rPr>
            </w:rPrChange>
          </w:rPr>
          <w:t>못한다</w:t>
        </w:r>
        <w:r w:rsidR="0001505D">
          <w:rPr>
            <w:rFonts w:hint="eastAsia"/>
          </w:rPr>
          <w:t>.</w:t>
        </w:r>
      </w:ins>
    </w:p>
    <w:p w14:paraId="3F93FFD6" w14:textId="77777777" w:rsidR="0001505D" w:rsidRDefault="0001505D" w:rsidP="00570E0B">
      <w:pPr>
        <w:ind w:left="851"/>
        <w:rPr>
          <w:ins w:id="1886" w:author="김 유진" w:date="2020-06-24T14:30:00Z"/>
        </w:rPr>
      </w:pPr>
    </w:p>
    <w:p w14:paraId="6169DDFE" w14:textId="28E6C8B9" w:rsidR="00570E0B" w:rsidRDefault="00F94BED" w:rsidP="0001505D">
      <w:pPr>
        <w:pStyle w:val="4"/>
        <w:numPr>
          <w:ilvl w:val="2"/>
          <w:numId w:val="2"/>
        </w:numPr>
        <w:ind w:leftChars="0" w:firstLineChars="0"/>
        <w:rPr>
          <w:ins w:id="1887" w:author="김 유진" w:date="2020-06-24T14:32:00Z"/>
        </w:rPr>
      </w:pPr>
      <w:bookmarkStart w:id="1888" w:name="_Toc43908873"/>
      <w:ins w:id="1889" w:author="김 유진" w:date="2020-06-24T14:32:00Z">
        <w:r>
          <w:rPr>
            <w:rFonts w:hint="eastAsia"/>
          </w:rPr>
          <w:t>외래키(</w:t>
        </w:r>
        <w:r>
          <w:t>Foreign Key)</w:t>
        </w:r>
        <w:bookmarkEnd w:id="1888"/>
      </w:ins>
    </w:p>
    <w:p w14:paraId="25022640" w14:textId="64943EBA" w:rsidR="000011D8" w:rsidRDefault="00F94BED" w:rsidP="000011D8">
      <w:pPr>
        <w:ind w:left="851"/>
        <w:rPr>
          <w:ins w:id="1890" w:author="김 유진" w:date="2020-06-24T14:34:00Z"/>
        </w:rPr>
      </w:pPr>
      <w:ins w:id="1891" w:author="김 유진" w:date="2020-06-24T14:32:00Z">
        <w:r>
          <w:rPr>
            <w:rFonts w:hint="eastAsia"/>
          </w:rPr>
          <w:t>:</w:t>
        </w:r>
        <w:r>
          <w:t xml:space="preserve"> </w:t>
        </w:r>
        <w:r w:rsidR="000011D8">
          <w:rPr>
            <w:rFonts w:hint="eastAsia"/>
          </w:rPr>
          <w:t>관계(</w:t>
        </w:r>
      </w:ins>
      <w:ins w:id="1892" w:author="김 유진" w:date="2020-06-24T14:33:00Z">
        <w:r w:rsidR="000011D8">
          <w:t>Relation</w:t>
        </w:r>
      </w:ins>
      <w:ins w:id="1893" w:author="김 유진" w:date="2020-06-24T14:32:00Z">
        <w:r w:rsidR="000011D8">
          <w:t>)</w:t>
        </w:r>
      </w:ins>
      <w:ins w:id="1894" w:author="김 유진" w:date="2020-06-24T14:33:00Z">
        <w:r w:rsidR="000011D8">
          <w:rPr>
            <w:rFonts w:hint="eastAsia"/>
          </w:rPr>
          <w:t xml:space="preserve">를 맺고 있는 릴레이션 </w:t>
        </w:r>
        <w:r w:rsidR="000011D8">
          <w:t>R1, R2</w:t>
        </w:r>
        <w:r w:rsidR="000011D8">
          <w:rPr>
            <w:rFonts w:hint="eastAsia"/>
          </w:rPr>
          <w:t xml:space="preserve">에서 릴레이션 </w:t>
        </w:r>
        <w:r w:rsidR="000011D8">
          <w:t>R1</w:t>
        </w:r>
        <w:r w:rsidR="000011D8">
          <w:rPr>
            <w:rFonts w:hint="eastAsia"/>
          </w:rPr>
          <w:t xml:space="preserve">이 참조하고 있는 릴레이션 </w:t>
        </w:r>
        <w:r w:rsidR="000011D8">
          <w:t>R2</w:t>
        </w:r>
        <w:r w:rsidR="000011D8">
          <w:rPr>
            <w:rFonts w:hint="eastAsia"/>
          </w:rPr>
          <w:t xml:space="preserve">의 기본키와 같은 </w:t>
        </w:r>
        <w:r w:rsidR="000011D8">
          <w:t xml:space="preserve">R1 </w:t>
        </w:r>
        <w:r w:rsidR="000011D8">
          <w:rPr>
            <w:rFonts w:hint="eastAsia"/>
          </w:rPr>
          <w:t>릴레이션의 속성을 말한다.</w:t>
        </w:r>
        <w:r w:rsidR="000011D8">
          <w:t xml:space="preserve"> </w:t>
        </w:r>
        <w:r w:rsidR="000011D8">
          <w:rPr>
            <w:rFonts w:hint="eastAsia"/>
          </w:rPr>
          <w:t xml:space="preserve">그리고 참조되는 릴레이션의 기본키와 대응 되어 </w:t>
        </w:r>
        <w:r w:rsidR="000011D8" w:rsidRPr="00B1280B">
          <w:rPr>
            <w:rFonts w:hint="eastAsia"/>
            <w:b/>
            <w:bCs/>
            <w:rPrChange w:id="1895" w:author="김 유진" w:date="2020-06-24T14:35:00Z">
              <w:rPr>
                <w:rFonts w:hint="eastAsia"/>
              </w:rPr>
            </w:rPrChange>
          </w:rPr>
          <w:t>릴레이션</w:t>
        </w:r>
        <w:r w:rsidR="000011D8" w:rsidRPr="00B1280B">
          <w:rPr>
            <w:b/>
            <w:bCs/>
            <w:rPrChange w:id="1896" w:author="김 유진" w:date="2020-06-24T14:35:00Z">
              <w:rPr/>
            </w:rPrChange>
          </w:rPr>
          <w:t xml:space="preserve"> </w:t>
        </w:r>
        <w:r w:rsidR="000011D8" w:rsidRPr="00B1280B">
          <w:rPr>
            <w:rFonts w:hint="eastAsia"/>
            <w:b/>
            <w:bCs/>
            <w:rPrChange w:id="1897" w:author="김 유진" w:date="2020-06-24T14:35:00Z">
              <w:rPr>
                <w:rFonts w:hint="eastAsia"/>
              </w:rPr>
            </w:rPrChange>
          </w:rPr>
          <w:t>간에</w:t>
        </w:r>
        <w:r w:rsidR="000011D8" w:rsidRPr="00B1280B">
          <w:rPr>
            <w:b/>
            <w:bCs/>
            <w:rPrChange w:id="1898" w:author="김 유진" w:date="2020-06-24T14:35:00Z">
              <w:rPr/>
            </w:rPrChange>
          </w:rPr>
          <w:t xml:space="preserve"> </w:t>
        </w:r>
        <w:r w:rsidR="000011D8" w:rsidRPr="00B1280B">
          <w:rPr>
            <w:rFonts w:hint="eastAsia"/>
            <w:b/>
            <w:bCs/>
            <w:rPrChange w:id="1899" w:author="김 유진" w:date="2020-06-24T14:35:00Z">
              <w:rPr>
                <w:rFonts w:hint="eastAsia"/>
              </w:rPr>
            </w:rPrChange>
          </w:rPr>
          <w:t>참</w:t>
        </w:r>
      </w:ins>
      <w:ins w:id="1900" w:author="김 유진" w:date="2020-06-24T14:34:00Z">
        <w:r w:rsidR="000011D8" w:rsidRPr="00B1280B">
          <w:rPr>
            <w:rFonts w:hint="eastAsia"/>
            <w:b/>
            <w:bCs/>
            <w:rPrChange w:id="1901" w:author="김 유진" w:date="2020-06-24T14:35:00Z">
              <w:rPr>
                <w:rFonts w:hint="eastAsia"/>
              </w:rPr>
            </w:rPrChange>
          </w:rPr>
          <w:t>조</w:t>
        </w:r>
        <w:r w:rsidR="000011D8" w:rsidRPr="00B1280B">
          <w:rPr>
            <w:b/>
            <w:bCs/>
            <w:rPrChange w:id="1902" w:author="김 유진" w:date="2020-06-24T14:35:00Z">
              <w:rPr/>
            </w:rPrChange>
          </w:rPr>
          <w:t xml:space="preserve"> </w:t>
        </w:r>
        <w:r w:rsidR="000011D8" w:rsidRPr="00B1280B">
          <w:rPr>
            <w:rFonts w:hint="eastAsia"/>
            <w:b/>
            <w:bCs/>
            <w:rPrChange w:id="1903" w:author="김 유진" w:date="2020-06-24T14:35:00Z">
              <w:rPr>
                <w:rFonts w:hint="eastAsia"/>
              </w:rPr>
            </w:rPrChange>
          </w:rPr>
          <w:t>관계를</w:t>
        </w:r>
        <w:r w:rsidR="000011D8" w:rsidRPr="00B1280B">
          <w:rPr>
            <w:b/>
            <w:bCs/>
            <w:rPrChange w:id="1904" w:author="김 유진" w:date="2020-06-24T14:35:00Z">
              <w:rPr/>
            </w:rPrChange>
          </w:rPr>
          <w:t xml:space="preserve"> </w:t>
        </w:r>
        <w:r w:rsidR="000011D8" w:rsidRPr="00B1280B">
          <w:rPr>
            <w:rFonts w:hint="eastAsia"/>
            <w:b/>
            <w:bCs/>
            <w:rPrChange w:id="1905" w:author="김 유진" w:date="2020-06-24T14:35:00Z">
              <w:rPr>
                <w:rFonts w:hint="eastAsia"/>
              </w:rPr>
            </w:rPrChange>
          </w:rPr>
          <w:t>표현하는데</w:t>
        </w:r>
        <w:r w:rsidR="000011D8" w:rsidRPr="00B1280B">
          <w:rPr>
            <w:b/>
            <w:bCs/>
            <w:rPrChange w:id="1906" w:author="김 유진" w:date="2020-06-24T14:35:00Z">
              <w:rPr/>
            </w:rPrChange>
          </w:rPr>
          <w:t xml:space="preserve"> </w:t>
        </w:r>
        <w:r w:rsidR="000011D8" w:rsidRPr="00B1280B">
          <w:rPr>
            <w:rFonts w:hint="eastAsia"/>
            <w:b/>
            <w:bCs/>
            <w:rPrChange w:id="1907" w:author="김 유진" w:date="2020-06-24T14:35:00Z">
              <w:rPr>
                <w:rFonts w:hint="eastAsia"/>
              </w:rPr>
            </w:rPrChange>
          </w:rPr>
          <w:t>중요한</w:t>
        </w:r>
        <w:r w:rsidR="000011D8" w:rsidRPr="00B1280B">
          <w:rPr>
            <w:b/>
            <w:bCs/>
            <w:rPrChange w:id="1908" w:author="김 유진" w:date="2020-06-24T14:35:00Z">
              <w:rPr/>
            </w:rPrChange>
          </w:rPr>
          <w:t xml:space="preserve"> </w:t>
        </w:r>
        <w:r w:rsidR="000011D8" w:rsidRPr="00B1280B">
          <w:rPr>
            <w:rFonts w:hint="eastAsia"/>
            <w:b/>
            <w:bCs/>
            <w:rPrChange w:id="1909" w:author="김 유진" w:date="2020-06-24T14:35:00Z">
              <w:rPr>
                <w:rFonts w:hint="eastAsia"/>
              </w:rPr>
            </w:rPrChange>
          </w:rPr>
          <w:t>도구로</w:t>
        </w:r>
        <w:r w:rsidR="000011D8" w:rsidRPr="00B1280B">
          <w:rPr>
            <w:b/>
            <w:bCs/>
            <w:rPrChange w:id="1910" w:author="김 유진" w:date="2020-06-24T14:35:00Z">
              <w:rPr/>
            </w:rPrChange>
          </w:rPr>
          <w:t xml:space="preserve"> </w:t>
        </w:r>
        <w:r w:rsidR="000011D8" w:rsidRPr="00B1280B">
          <w:rPr>
            <w:rFonts w:hint="eastAsia"/>
            <w:b/>
            <w:bCs/>
            <w:rPrChange w:id="1911" w:author="김 유진" w:date="2020-06-24T14:35:00Z">
              <w:rPr>
                <w:rFonts w:hint="eastAsia"/>
              </w:rPr>
            </w:rPrChange>
          </w:rPr>
          <w:t>사용</w:t>
        </w:r>
        <w:r w:rsidR="000011D8">
          <w:rPr>
            <w:rFonts w:hint="eastAsia"/>
          </w:rPr>
          <w:t>된다.</w:t>
        </w:r>
      </w:ins>
    </w:p>
    <w:p w14:paraId="263748B4" w14:textId="7788DF41" w:rsidR="000011D8" w:rsidRDefault="000011D8" w:rsidP="0024684F">
      <w:pPr>
        <w:rPr>
          <w:ins w:id="1912" w:author="김 유진" w:date="2020-06-24T14:36:00Z"/>
        </w:rPr>
      </w:pPr>
    </w:p>
    <w:p w14:paraId="58E9C409" w14:textId="73D58490" w:rsidR="0024684F" w:rsidRDefault="00635CA0" w:rsidP="0024684F">
      <w:pPr>
        <w:pStyle w:val="a8"/>
        <w:rPr>
          <w:ins w:id="1913" w:author="김 유진" w:date="2020-06-24T14:37:00Z"/>
        </w:rPr>
      </w:pPr>
      <w:bookmarkStart w:id="1914" w:name="_Toc43908874"/>
      <w:ins w:id="1915" w:author="김 유진" w:date="2020-06-24T14:36:00Z">
        <w:r>
          <w:rPr>
            <w:rFonts w:hint="eastAsia"/>
          </w:rPr>
          <w:lastRenderedPageBreak/>
          <w:t xml:space="preserve">소스 코드 </w:t>
        </w:r>
      </w:ins>
      <w:ins w:id="1916" w:author="김 유진" w:date="2020-06-24T14:37:00Z">
        <w:r>
          <w:rPr>
            <w:rFonts w:hint="eastAsia"/>
          </w:rPr>
          <w:t>설명</w:t>
        </w:r>
        <w:bookmarkEnd w:id="1914"/>
      </w:ins>
    </w:p>
    <w:p w14:paraId="614B89F0" w14:textId="05A63F1B" w:rsidR="00110AFC" w:rsidRDefault="00577486" w:rsidP="00110AFC">
      <w:pPr>
        <w:pStyle w:val="1"/>
        <w:numPr>
          <w:ilvl w:val="0"/>
          <w:numId w:val="2"/>
        </w:numPr>
        <w:rPr>
          <w:ins w:id="1917" w:author="김 유진" w:date="2020-06-24T14:48:00Z"/>
        </w:rPr>
      </w:pPr>
      <w:bookmarkStart w:id="1918" w:name="_Toc43908875"/>
      <w:ins w:id="1919" w:author="김 유진" w:date="2020-06-24T14:39:00Z">
        <w:r>
          <w:rPr>
            <w:rFonts w:hint="eastAsia"/>
          </w:rPr>
          <w:t>F</w:t>
        </w:r>
        <w:r>
          <w:t>ront-End</w:t>
        </w:r>
      </w:ins>
      <w:bookmarkEnd w:id="1918"/>
    </w:p>
    <w:p w14:paraId="2F7D9D9B" w14:textId="0A90BEE0" w:rsidR="004C5B5E" w:rsidRDefault="00303BAC" w:rsidP="004C5B5E">
      <w:pPr>
        <w:pStyle w:val="2"/>
        <w:numPr>
          <w:ilvl w:val="1"/>
          <w:numId w:val="2"/>
        </w:numPr>
        <w:rPr>
          <w:ins w:id="1920" w:author="김 유진" w:date="2020-06-24T16:18:00Z"/>
          <w:sz w:val="22"/>
        </w:rPr>
      </w:pPr>
      <w:bookmarkStart w:id="1921" w:name="_Toc43908876"/>
      <w:ins w:id="1922" w:author="김 유진" w:date="2020-06-24T14:50:00Z">
        <w:r w:rsidRPr="00146B7A">
          <w:rPr>
            <w:sz w:val="22"/>
            <w:rPrChange w:id="1923" w:author="김 유진" w:date="2020-06-24T14:51:00Z">
              <w:rPr/>
            </w:rPrChange>
          </w:rPr>
          <w:t>Main(</w:t>
        </w:r>
        <w:r w:rsidRPr="00146B7A">
          <w:rPr>
            <w:rFonts w:hint="eastAsia"/>
            <w:sz w:val="22"/>
            <w:rPrChange w:id="1924" w:author="김 유진" w:date="2020-06-24T14:51:00Z">
              <w:rPr>
                <w:rFonts w:hint="eastAsia"/>
              </w:rPr>
            </w:rPrChange>
          </w:rPr>
          <w:t>이채림</w:t>
        </w:r>
        <w:r w:rsidRPr="00146B7A">
          <w:rPr>
            <w:sz w:val="22"/>
            <w:rPrChange w:id="1925" w:author="김 유진" w:date="2020-06-24T14:51:00Z">
              <w:rPr/>
            </w:rPrChange>
          </w:rPr>
          <w:t xml:space="preserve">, </w:t>
        </w:r>
        <w:r w:rsidRPr="00146B7A">
          <w:rPr>
            <w:rFonts w:hint="eastAsia"/>
            <w:sz w:val="22"/>
            <w:rPrChange w:id="1926" w:author="김 유진" w:date="2020-06-24T14:51:00Z">
              <w:rPr>
                <w:rFonts w:hint="eastAsia"/>
              </w:rPr>
            </w:rPrChange>
          </w:rPr>
          <w:t>김유진</w:t>
        </w:r>
      </w:ins>
      <w:ins w:id="1927" w:author="김 유진" w:date="2020-06-24T15:59:00Z">
        <w:r w:rsidR="004C5B5E">
          <w:rPr>
            <w:sz w:val="22"/>
          </w:rPr>
          <w:t>)</w:t>
        </w:r>
      </w:ins>
      <w:bookmarkEnd w:id="1921"/>
    </w:p>
    <w:p w14:paraId="232CD47C" w14:textId="20BC7F6F" w:rsidR="004E3A76" w:rsidRPr="004E3A76" w:rsidRDefault="004E3A76">
      <w:pPr>
        <w:ind w:left="425"/>
        <w:rPr>
          <w:ins w:id="1928" w:author="김 유진" w:date="2020-06-24T15:59:00Z"/>
          <w:rPrChange w:id="1929" w:author="김 유진" w:date="2020-06-24T16:18:00Z">
            <w:rPr>
              <w:ins w:id="1930" w:author="김 유진" w:date="2020-06-24T15:59:00Z"/>
              <w:sz w:val="22"/>
            </w:rPr>
          </w:rPrChange>
        </w:rPr>
        <w:pPrChange w:id="1931" w:author="김 유진" w:date="2020-06-24T16:19:00Z">
          <w:pPr>
            <w:pStyle w:val="2"/>
            <w:numPr>
              <w:ilvl w:val="1"/>
              <w:numId w:val="2"/>
            </w:numPr>
            <w:ind w:left="992" w:hanging="567"/>
          </w:pPr>
        </w:pPrChange>
      </w:pPr>
      <w:r>
        <w:rPr>
          <w:rFonts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B39701" wp14:editId="3679A9BD">
                <wp:simplePos x="0" y="0"/>
                <wp:positionH relativeFrom="column">
                  <wp:posOffset>431321</wp:posOffset>
                </wp:positionH>
                <wp:positionV relativeFrom="paragraph">
                  <wp:posOffset>424695</wp:posOffset>
                </wp:positionV>
                <wp:extent cx="4985385" cy="5738495"/>
                <wp:effectExtent l="0" t="0" r="5715" b="0"/>
                <wp:wrapTopAndBottom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5385" cy="5738495"/>
                          <a:chOff x="0" y="0"/>
                          <a:chExt cx="4985385" cy="5738495"/>
                        </a:xfrm>
                      </wpg:grpSpPr>
                      <wpg:grpSp>
                        <wpg:cNvPr id="28" name="그룹 28"/>
                        <wpg:cNvGrpSpPr/>
                        <wpg:grpSpPr>
                          <a:xfrm>
                            <a:off x="0" y="0"/>
                            <a:ext cx="4985385" cy="5339332"/>
                            <a:chOff x="0" y="0"/>
                            <a:chExt cx="4985385" cy="5339332"/>
                          </a:xfrm>
                        </wpg:grpSpPr>
                        <pic:pic xmlns:pic="http://schemas.openxmlformats.org/drawingml/2006/picture">
                          <pic:nvPicPr>
                            <pic:cNvPr id="23" name="그림 23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631057"/>
                              <a:ext cx="4985385" cy="2708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그림 21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985385" cy="26022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9" name="Text Box 29"/>
                        <wps:cNvSpPr txBox="1"/>
                        <wps:spPr>
                          <a:xfrm>
                            <a:off x="0" y="5400040"/>
                            <a:ext cx="498538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AFA2EC" w14:textId="54C12472" w:rsidR="00E56977" w:rsidRPr="00F85E8B" w:rsidRDefault="00E56977">
                              <w:pPr>
                                <w:pStyle w:val="ab"/>
                                <w:jc w:val="center"/>
                                <w:rPr>
                                  <w:noProof/>
                                  <w:sz w:val="22"/>
                                </w:rPr>
                                <w:pPrChange w:id="1932" w:author="김 유진" w:date="2020-06-24T16:02:00Z">
                                  <w:pPr>
                                    <w:pStyle w:val="2"/>
                                    <w:numPr>
                                      <w:ilvl w:val="1"/>
                                      <w:numId w:val="2"/>
                                    </w:numPr>
                                    <w:ind w:left="992" w:hanging="567"/>
                                  </w:pPr>
                                </w:pPrChange>
                              </w:pPr>
                              <w:ins w:id="1933" w:author="김 유진" w:date="2020-06-24T16:01:00Z">
                                <w:r>
                                  <w:t xml:space="preserve">사진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사진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1934" w:author="김 유진" w:date="2020-06-24T19:35:00Z">
                                <w:r w:rsidR="00073C6D">
                                  <w:rPr>
                                    <w:noProof/>
                                  </w:rPr>
                                  <w:t>3</w:t>
                                </w:r>
                              </w:ins>
                              <w:ins w:id="1935" w:author="김 유진" w:date="2020-06-24T16:01:00Z">
                                <w:r>
                                  <w:fldChar w:fldCharType="end"/>
                                </w:r>
                              </w:ins>
                              <w:ins w:id="1936" w:author="김 유진" w:date="2020-06-24T16:02:00Z">
                                <w:r>
                                  <w:t xml:space="preserve"> – Main </w:t>
                                </w:r>
                                <w:r>
                                  <w:rPr>
                                    <w:rFonts w:hint="eastAsia"/>
                                  </w:rPr>
                                  <w:t>화면1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B39701" id="그룹 30" o:spid="_x0000_s1043" style="position:absolute;left:0;text-align:left;margin-left:33.95pt;margin-top:33.45pt;width:392.55pt;height:451.85pt;z-index:251672576" coordsize="49853,57384" o:gfxdata="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quYDsnKDsp4QAAAWQAwACAAAAFAAAEKKQBAACAAAAFAAAELaSkQACAAAAAzM4&#10;AACSkgACAAAAAzM4AADqHAAHAAAIDAAACJY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8P3hwYWNrZXQgZW5kPSd3Jz8+/9sAQwAHBQUGBQQHBgUGCAcHCAoRCwoJCQoVDxAM&#10;ERgVGhkYFRgXGx4nIRsdJR0XGCIuIiUoKSssKxogLzMvKjInKisq/9sAQwEHCAgKCQoUCwsUKhwY&#10;HCoqKioqKioqKioqKioqKioqKioqKioqKioqKioqKioqKioqKioqKioqKioqKioqKioq/8AAEQgD&#10;twc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">
                <v:group id="그룹 28" o:spid="_x0000_s1044" style="position:absolute;width:49853;height:53393" coordsize="49853,53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그림 23" o:spid="_x0000_s1045" type="#_x0000_t75" alt="스크린샷이(가) 표시된 사진&#10;&#10;자동 생성된 설명" style="position:absolute;top:26310;width:49853;height:27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">
                    <v:imagedata r:id="rId29" o:title="스크린샷이(가) 표시된 사진&#10;&#10;자동 생성된 설명"/>
                  </v:shape>
                  <v:shape id="그림 21" o:spid="_x0000_s1046" type="#_x0000_t75" alt="스크린샷이(가) 표시된 사진&#10;&#10;자동 생성된 설명" style="position:absolute;width:49853;height:26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">
                    <v:imagedata r:id="rId30" o:title="스크린샷이(가) 표시된 사진&#10;&#10;자동 생성된 설명"/>
                  </v:shape>
                </v:group>
                <v:shape id="Text Box 29" o:spid="_x0000_s1047" type="#_x0000_t202" style="position:absolute;top:54000;width:49853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1CAFA2EC" w14:textId="54C12472" w:rsidR="00E56977" w:rsidRPr="00F85E8B" w:rsidRDefault="00E56977">
                        <w:pPr>
                          <w:pStyle w:val="ab"/>
                          <w:jc w:val="center"/>
                          <w:rPr>
                            <w:noProof/>
                            <w:sz w:val="22"/>
                          </w:rPr>
                          <w:pPrChange w:id="1937" w:author="김 유진" w:date="2020-06-24T16:02:00Z">
                            <w:pPr>
                              <w:pStyle w:val="2"/>
                              <w:numPr>
                                <w:ilvl w:val="1"/>
                                <w:numId w:val="2"/>
                              </w:numPr>
                              <w:ind w:left="992" w:hanging="567"/>
                            </w:pPr>
                          </w:pPrChange>
                        </w:pPr>
                        <w:ins w:id="1938" w:author="김 유진" w:date="2020-06-24T16:01:00Z">
                          <w:r>
                            <w:t xml:space="preserve">사진 </w:t>
                          </w:r>
                          <w:r>
                            <w:fldChar w:fldCharType="begin"/>
                          </w:r>
                          <w:r>
                            <w:instrText xml:space="preserve"> SEQ 사진 \* ARABIC </w:instrText>
                          </w:r>
                        </w:ins>
                        <w:r>
                          <w:fldChar w:fldCharType="separate"/>
                        </w:r>
                        <w:ins w:id="1939" w:author="김 유진" w:date="2020-06-24T19:35:00Z">
                          <w:r w:rsidR="00073C6D">
                            <w:rPr>
                              <w:noProof/>
                            </w:rPr>
                            <w:t>3</w:t>
                          </w:r>
                        </w:ins>
                        <w:ins w:id="1940" w:author="김 유진" w:date="2020-06-24T16:01:00Z">
                          <w:r>
                            <w:fldChar w:fldCharType="end"/>
                          </w:r>
                        </w:ins>
                        <w:ins w:id="1941" w:author="김 유진" w:date="2020-06-24T16:02:00Z">
                          <w:r>
                            <w:t xml:space="preserve"> – Main </w:t>
                          </w:r>
                          <w:r>
                            <w:rPr>
                              <w:rFonts w:hint="eastAsia"/>
                            </w:rPr>
                            <w:t>화면1</w:t>
                          </w:r>
                        </w:ins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ins w:id="1942" w:author="김 유진" w:date="2020-06-24T16:19:00Z">
        <w:r>
          <w:rPr>
            <w:rFonts w:hint="eastAsia"/>
          </w:rPr>
          <w:t>[화면</w:t>
        </w:r>
        <w:r>
          <w:t>]</w:t>
        </w:r>
      </w:ins>
    </w:p>
    <w:p w14:paraId="345B07FD" w14:textId="748539A2" w:rsidR="004C5B5E" w:rsidRPr="004C5B5E" w:rsidRDefault="004C5B5E">
      <w:pPr>
        <w:rPr>
          <w:ins w:id="1943" w:author="김 유진" w:date="2020-06-24T15:59:00Z"/>
        </w:rPr>
      </w:pPr>
    </w:p>
    <w:p w14:paraId="7FC0B4EC" w14:textId="28854DA7" w:rsidR="00303BAC" w:rsidRPr="0072327F" w:rsidRDefault="004C5B5E">
      <w:pPr>
        <w:widowControl/>
        <w:wordWrap/>
        <w:autoSpaceDE/>
        <w:autoSpaceDN/>
        <w:ind w:firstLine="425"/>
        <w:rPr>
          <w:ins w:id="1944" w:author="김 유진" w:date="2020-06-24T14:39:00Z"/>
          <w:sz w:val="22"/>
          <w:rPrChange w:id="1945" w:author="김 유진" w:date="2020-06-24T19:30:00Z">
            <w:rPr>
              <w:ins w:id="1946" w:author="김 유진" w:date="2020-06-24T14:39:00Z"/>
            </w:rPr>
          </w:rPrChange>
        </w:rPr>
        <w:pPrChange w:id="1947" w:author="김 유진" w:date="2020-06-24T16:19:00Z">
          <w:pPr>
            <w:pStyle w:val="1"/>
            <w:numPr>
              <w:numId w:val="2"/>
            </w:numPr>
            <w:ind w:left="425" w:hanging="425"/>
          </w:pPr>
        </w:pPrChange>
      </w:pPr>
      <w:ins w:id="1948" w:author="김 유진" w:date="2020-06-24T15:59:00Z">
        <w:r>
          <w:br w:type="page"/>
        </w:r>
      </w:ins>
      <w:r w:rsidR="00E56977" w:rsidRPr="0072327F">
        <w:rPr>
          <w:rFonts w:hint="eastAsia"/>
          <w:noProof/>
          <w:sz w:val="22"/>
          <w:rPrChange w:id="1949" w:author="김 유진" w:date="2020-06-24T19:30:00Z">
            <w:rPr>
              <w:rFonts w:hint="eastAsia"/>
              <w:noProof/>
            </w:rPr>
          </w:rPrChange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969E746" wp14:editId="74718A9A">
                <wp:simplePos x="0" y="0"/>
                <wp:positionH relativeFrom="column">
                  <wp:posOffset>310551</wp:posOffset>
                </wp:positionH>
                <wp:positionV relativeFrom="paragraph">
                  <wp:posOffset>72</wp:posOffset>
                </wp:positionV>
                <wp:extent cx="5098151" cy="5789930"/>
                <wp:effectExtent l="0" t="0" r="7620" b="1270"/>
                <wp:wrapTopAndBottom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8151" cy="5789930"/>
                          <a:chOff x="0" y="0"/>
                          <a:chExt cx="5098151" cy="5789930"/>
                        </a:xfrm>
                      </wpg:grpSpPr>
                      <wpg:grpSp>
                        <wpg:cNvPr id="27" name="그룹 27"/>
                        <wpg:cNvGrpSpPr/>
                        <wpg:grpSpPr>
                          <a:xfrm>
                            <a:off x="0" y="0"/>
                            <a:ext cx="5098151" cy="5391354"/>
                            <a:chOff x="0" y="0"/>
                            <a:chExt cx="5098151" cy="5391354"/>
                          </a:xfrm>
                        </wpg:grpSpPr>
                        <pic:pic xmlns:pic="http://schemas.openxmlformats.org/drawingml/2006/picture">
                          <pic:nvPicPr>
                            <pic:cNvPr id="25" name="그림 25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626" y="0"/>
                              <a:ext cx="5089525" cy="26047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" name="그림 26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674189"/>
                              <a:ext cx="5097145" cy="27171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1" name="Text Box 31"/>
                        <wps:cNvSpPr txBox="1"/>
                        <wps:spPr>
                          <a:xfrm>
                            <a:off x="0" y="5451475"/>
                            <a:ext cx="509714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0A9920" w14:textId="048EE4F1" w:rsidR="00E56977" w:rsidRDefault="00E56977">
                              <w:pPr>
                                <w:pStyle w:val="ab"/>
                                <w:jc w:val="center"/>
                                <w:rPr>
                                  <w:noProof/>
                                </w:rPr>
                                <w:pPrChange w:id="1950" w:author="김 유진" w:date="2020-06-24T16:02:00Z">
                                  <w:pPr/>
                                </w:pPrChange>
                              </w:pPr>
                              <w:ins w:id="1951" w:author="김 유진" w:date="2020-06-24T16:02:00Z">
                                <w:r>
                                  <w:t xml:space="preserve">사진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사진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1952" w:author="김 유진" w:date="2020-06-24T19:35:00Z">
                                <w:r w:rsidR="00073C6D">
                                  <w:rPr>
                                    <w:noProof/>
                                  </w:rPr>
                                  <w:t>4</w:t>
                                </w:r>
                              </w:ins>
                              <w:ins w:id="1953" w:author="김 유진" w:date="2020-06-24T16:02:00Z">
                                <w:r>
                                  <w:fldChar w:fldCharType="end"/>
                                </w:r>
                                <w:r>
                                  <w:t xml:space="preserve"> – Main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화면 </w:t>
                                </w:r>
                                <w: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9E746" id="그룹 32" o:spid="_x0000_s1048" style="position:absolute;left:0;text-align:left;margin-left:24.45pt;margin-top:0;width:401.45pt;height:455.9pt;z-index:251675648" coordsize="50981,578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">
                <v:group id="그룹 27" o:spid="_x0000_s1049" style="position:absolute;width:50981;height:53913" coordsize="50981,53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그림 25" o:spid="_x0000_s1050" type="#_x0000_t75" alt="스크린샷이(가) 표시된 사진&#10;&#10;자동 생성된 설명" style="position:absolute;left:86;width:50895;height:26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">
                    <v:imagedata r:id="rId33" o:title="스크린샷이(가) 표시된 사진&#10;&#10;자동 생성된 설명"/>
                  </v:shape>
                  <v:shape id="그림 26" o:spid="_x0000_s1051" type="#_x0000_t75" alt="스크린샷이(가) 표시된 사진&#10;&#10;자동 생성된 설명" style="position:absolute;top:26741;width:50971;height:27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">
                    <v:imagedata r:id="rId34" o:title="스크린샷이(가) 표시된 사진&#10;&#10;자동 생성된 설명"/>
                  </v:shape>
                </v:group>
                <v:shape id="Text Box 31" o:spid="_x0000_s1052" type="#_x0000_t202" style="position:absolute;top:54514;width:50971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400A9920" w14:textId="048EE4F1" w:rsidR="00E56977" w:rsidRDefault="00E56977">
                        <w:pPr>
                          <w:pStyle w:val="ab"/>
                          <w:jc w:val="center"/>
                          <w:rPr>
                            <w:noProof/>
                          </w:rPr>
                          <w:pPrChange w:id="1954" w:author="김 유진" w:date="2020-06-24T16:02:00Z">
                            <w:pPr/>
                          </w:pPrChange>
                        </w:pPr>
                        <w:ins w:id="1955" w:author="김 유진" w:date="2020-06-24T16:02:00Z">
                          <w:r>
                            <w:t xml:space="preserve">사진 </w:t>
                          </w:r>
                          <w:r>
                            <w:fldChar w:fldCharType="begin"/>
                          </w:r>
                          <w:r>
                            <w:instrText xml:space="preserve"> SEQ 사진 \* ARABIC </w:instrText>
                          </w:r>
                        </w:ins>
                        <w:r>
                          <w:fldChar w:fldCharType="separate"/>
                        </w:r>
                        <w:ins w:id="1956" w:author="김 유진" w:date="2020-06-24T19:35:00Z">
                          <w:r w:rsidR="00073C6D">
                            <w:rPr>
                              <w:noProof/>
                            </w:rPr>
                            <w:t>4</w:t>
                          </w:r>
                        </w:ins>
                        <w:ins w:id="1957" w:author="김 유진" w:date="2020-06-24T16:02:00Z">
                          <w:r>
                            <w:fldChar w:fldCharType="end"/>
                          </w:r>
                          <w:r>
                            <w:t xml:space="preserve"> – Main</w:t>
                          </w:r>
                          <w:r>
                            <w:rPr>
                              <w:rFonts w:hint="eastAsia"/>
                            </w:rPr>
                            <w:t xml:space="preserve"> 화면 </w:t>
                          </w:r>
                          <w:r>
                            <w:t>2</w:t>
                          </w:r>
                        </w:ins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ins w:id="1958" w:author="김 유진" w:date="2020-06-24T16:18:00Z">
        <w:r w:rsidR="004E3A76" w:rsidRPr="0072327F">
          <w:rPr>
            <w:rFonts w:hint="eastAsia"/>
            <w:sz w:val="22"/>
            <w:rPrChange w:id="1959" w:author="김 유진" w:date="2020-06-24T19:30:00Z">
              <w:rPr>
                <w:rFonts w:hint="eastAsia"/>
              </w:rPr>
            </w:rPrChange>
          </w:rPr>
          <w:t>[</w:t>
        </w:r>
      </w:ins>
      <w:ins w:id="1960" w:author="김 유진" w:date="2020-06-24T16:19:00Z">
        <w:r w:rsidR="0001558A" w:rsidRPr="0072327F">
          <w:rPr>
            <w:rFonts w:hint="eastAsia"/>
            <w:sz w:val="22"/>
            <w:rPrChange w:id="1961" w:author="김 유진" w:date="2020-06-24T19:30:00Z">
              <w:rPr>
                <w:rFonts w:hint="eastAsia"/>
              </w:rPr>
            </w:rPrChange>
          </w:rPr>
          <w:t>소스</w:t>
        </w:r>
      </w:ins>
      <w:ins w:id="1962" w:author="김 유진" w:date="2020-06-24T16:18:00Z">
        <w:r w:rsidR="004E3A76" w:rsidRPr="0072327F">
          <w:rPr>
            <w:sz w:val="22"/>
            <w:rPrChange w:id="1963" w:author="김 유진" w:date="2020-06-24T19:30:00Z">
              <w:rPr/>
            </w:rPrChange>
          </w:rPr>
          <w:t>]</w:t>
        </w:r>
      </w:ins>
    </w:p>
    <w:p w14:paraId="155C72E5" w14:textId="77777777" w:rsidR="00116FA3" w:rsidRDefault="00116FA3">
      <w:pPr>
        <w:wordWrap/>
        <w:adjustRightInd w:val="0"/>
        <w:spacing w:after="0" w:line="240" w:lineRule="auto"/>
        <w:jc w:val="left"/>
        <w:rPr>
          <w:ins w:id="1964" w:author="김 유진" w:date="2020-06-24T16:25:00Z"/>
          <w:rFonts w:ascii="Consolas" w:hAnsi="Consolas" w:cs="Consolas"/>
          <w:kern w:val="0"/>
          <w:szCs w:val="20"/>
        </w:rPr>
      </w:pPr>
      <w:ins w:id="1965" w:author="김 유진" w:date="2020-06-24T16:25:00Z">
        <w:r>
          <w:rPr>
            <w:rFonts w:ascii="Consolas" w:hAnsi="Consolas" w:cs="Consolas"/>
            <w:color w:val="008080"/>
            <w:kern w:val="0"/>
            <w:szCs w:val="20"/>
          </w:rPr>
          <w:lastRenderedPageBreak/>
          <w:t>&lt;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head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16B0762A" w14:textId="6900043D" w:rsidR="00116FA3" w:rsidRDefault="00116FA3" w:rsidP="00116FA3">
      <w:pPr>
        <w:wordWrap/>
        <w:adjustRightInd w:val="0"/>
        <w:spacing w:after="0" w:line="240" w:lineRule="auto"/>
        <w:jc w:val="left"/>
        <w:rPr>
          <w:ins w:id="1966" w:author="김 유진" w:date="2020-06-24T16:25:00Z"/>
          <w:rFonts w:ascii="Consolas" w:hAnsi="Consolas" w:cs="Consolas"/>
          <w:kern w:val="0"/>
          <w:szCs w:val="20"/>
        </w:rPr>
      </w:pPr>
      <w:ins w:id="1967" w:author="김 유진" w:date="2020-06-24T16:25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title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STAR CODE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title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0AB1DADD" w14:textId="40AF95AA" w:rsidR="00116FA3" w:rsidRDefault="00116FA3" w:rsidP="00116FA3">
      <w:pPr>
        <w:wordWrap/>
        <w:adjustRightInd w:val="0"/>
        <w:spacing w:after="0" w:line="240" w:lineRule="auto"/>
        <w:jc w:val="left"/>
        <w:rPr>
          <w:ins w:id="1968" w:author="김 유진" w:date="2020-06-24T16:25:00Z"/>
          <w:rFonts w:ascii="Consolas" w:hAnsi="Consolas" w:cs="Consolas"/>
          <w:kern w:val="0"/>
          <w:szCs w:val="20"/>
        </w:rPr>
      </w:pPr>
      <w:ins w:id="1969" w:author="김 유진" w:date="2020-06-24T16:25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meta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charset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"utf-8"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008080"/>
            <w:kern w:val="0"/>
            <w:szCs w:val="20"/>
          </w:rPr>
          <w:t>/&gt;</w:t>
        </w:r>
      </w:ins>
    </w:p>
    <w:p w14:paraId="64260D33" w14:textId="5DE907F6" w:rsidR="00116FA3" w:rsidRDefault="00116FA3">
      <w:pPr>
        <w:wordWrap/>
        <w:adjustRightInd w:val="0"/>
        <w:spacing w:after="0" w:line="240" w:lineRule="auto"/>
        <w:ind w:left="800"/>
        <w:jc w:val="left"/>
        <w:rPr>
          <w:ins w:id="1970" w:author="김 유진" w:date="2020-06-24T16:25:00Z"/>
          <w:rFonts w:ascii="Consolas" w:hAnsi="Consolas" w:cs="Consolas"/>
          <w:kern w:val="0"/>
          <w:szCs w:val="20"/>
        </w:rPr>
        <w:pPrChange w:id="1971" w:author="김 유진" w:date="2020-06-24T16:32:00Z">
          <w:pPr>
            <w:wordWrap/>
            <w:adjustRightInd w:val="0"/>
            <w:spacing w:after="0" w:line="240" w:lineRule="auto"/>
            <w:jc w:val="left"/>
          </w:pPr>
        </w:pPrChange>
      </w:pPr>
      <w:ins w:id="1972" w:author="김 유진" w:date="2020-06-24T16:25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meta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name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"viewport"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content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"width=device-width, initial-scale=1, user-scalable=no"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008080"/>
            <w:kern w:val="0"/>
            <w:szCs w:val="20"/>
          </w:rPr>
          <w:t>/&gt;</w:t>
        </w:r>
      </w:ins>
    </w:p>
    <w:p w14:paraId="22D55138" w14:textId="31A4E679" w:rsidR="00116FA3" w:rsidRDefault="00116FA3" w:rsidP="00116FA3">
      <w:pPr>
        <w:wordWrap/>
        <w:adjustRightInd w:val="0"/>
        <w:spacing w:after="0" w:line="240" w:lineRule="auto"/>
        <w:jc w:val="left"/>
        <w:rPr>
          <w:ins w:id="1973" w:author="김 유진" w:date="2020-06-24T16:25:00Z"/>
          <w:rFonts w:ascii="Consolas" w:hAnsi="Consolas" w:cs="Consolas"/>
          <w:kern w:val="0"/>
          <w:szCs w:val="20"/>
        </w:rPr>
      </w:pPr>
      <w:ins w:id="1974" w:author="김 유진" w:date="2020-06-24T16:25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link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rel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"stylesheet"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"assets/css/main.css"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008080"/>
            <w:kern w:val="0"/>
            <w:szCs w:val="20"/>
          </w:rPr>
          <w:t>/&gt;</w:t>
        </w:r>
      </w:ins>
    </w:p>
    <w:p w14:paraId="6C999633" w14:textId="35FC148D" w:rsidR="00116FA3" w:rsidRDefault="00116FA3">
      <w:pPr>
        <w:wordWrap/>
        <w:adjustRightInd w:val="0"/>
        <w:spacing w:after="0" w:line="240" w:lineRule="auto"/>
        <w:ind w:left="800"/>
        <w:jc w:val="left"/>
        <w:rPr>
          <w:ins w:id="1975" w:author="김 유진" w:date="2020-06-24T16:25:00Z"/>
          <w:rFonts w:ascii="Consolas" w:hAnsi="Consolas" w:cs="Consolas"/>
          <w:kern w:val="0"/>
          <w:szCs w:val="20"/>
        </w:rPr>
        <w:pPrChange w:id="1976" w:author="김 유진" w:date="2020-06-24T16:32:00Z">
          <w:pPr>
            <w:wordWrap/>
            <w:adjustRightInd w:val="0"/>
            <w:spacing w:after="0" w:line="240" w:lineRule="auto"/>
            <w:jc w:val="left"/>
          </w:pPr>
        </w:pPrChange>
      </w:pPr>
      <w:ins w:id="1977" w:author="김 유진" w:date="2020-06-24T16:25:00Z">
        <w:r>
          <w:rPr>
            <w:rFonts w:ascii="Consolas" w:hAnsi="Consolas" w:cs="Consolas"/>
            <w:color w:val="008080"/>
            <w:kern w:val="0"/>
            <w:szCs w:val="20"/>
            <w:u w:val="single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  <w:u w:val="single"/>
          </w:rPr>
          <w:t>noscript</w:t>
        </w:r>
        <w:r>
          <w:rPr>
            <w:rFonts w:ascii="Consolas" w:hAnsi="Consolas" w:cs="Consolas"/>
            <w:color w:val="008080"/>
            <w:kern w:val="0"/>
            <w:szCs w:val="20"/>
            <w:u w:val="single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  <w:u w:val="single"/>
          </w:rPr>
          <w:t>link</w:t>
        </w:r>
        <w:r>
          <w:rPr>
            <w:rFonts w:ascii="Consolas" w:hAnsi="Consolas" w:cs="Consolas"/>
            <w:color w:val="000000"/>
            <w:kern w:val="0"/>
            <w:szCs w:val="20"/>
            <w:u w:val="single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  <w:u w:val="single"/>
          </w:rPr>
          <w:t>rel</w:t>
        </w:r>
        <w:r>
          <w:rPr>
            <w:rFonts w:ascii="Consolas" w:hAnsi="Consolas" w:cs="Consolas"/>
            <w:color w:val="000000"/>
            <w:kern w:val="0"/>
            <w:szCs w:val="20"/>
            <w:u w:val="single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  <w:u w:val="single"/>
          </w:rPr>
          <w:t>"stylesheet"</w:t>
        </w:r>
        <w:r>
          <w:rPr>
            <w:rFonts w:ascii="Consolas" w:hAnsi="Consolas" w:cs="Consolas"/>
            <w:color w:val="000000"/>
            <w:kern w:val="0"/>
            <w:szCs w:val="20"/>
            <w:u w:val="single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  <w:u w:val="single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  <w:u w:val="single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  <w:u w:val="single"/>
          </w:rPr>
          <w:t>"assets/css/noscript.css"</w:t>
        </w:r>
        <w:r>
          <w:rPr>
            <w:rFonts w:ascii="Consolas" w:hAnsi="Consolas" w:cs="Consolas"/>
            <w:color w:val="000000"/>
            <w:kern w:val="0"/>
            <w:szCs w:val="20"/>
            <w:u w:val="single"/>
          </w:rPr>
          <w:t xml:space="preserve"> </w:t>
        </w:r>
        <w:r>
          <w:rPr>
            <w:rFonts w:ascii="Consolas" w:hAnsi="Consolas" w:cs="Consolas"/>
            <w:color w:val="008080"/>
            <w:kern w:val="0"/>
            <w:szCs w:val="20"/>
            <w:u w:val="single"/>
          </w:rPr>
          <w:t>/&gt;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noscript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3A157636" w14:textId="5C1F408C" w:rsidR="00F91484" w:rsidRDefault="00116FA3">
      <w:pPr>
        <w:rPr>
          <w:ins w:id="1978" w:author="김 유진" w:date="2020-06-24T16:25:00Z"/>
          <w:rFonts w:ascii="Consolas" w:hAnsi="Consolas" w:cs="Consolas"/>
          <w:color w:val="008080"/>
          <w:kern w:val="0"/>
          <w:szCs w:val="20"/>
        </w:rPr>
        <w:pPrChange w:id="1979" w:author="김 유진" w:date="2020-06-24T16:32:00Z">
          <w:pPr>
            <w:ind w:left="800" w:firstLine="4"/>
          </w:pPr>
        </w:pPrChange>
      </w:pPr>
      <w:ins w:id="1980" w:author="김 유진" w:date="2020-06-24T16:25:00Z"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head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4D262361" w14:textId="77777777" w:rsidR="00116FA3" w:rsidRPr="00DE7BC1" w:rsidRDefault="00116FA3" w:rsidP="00116FA3">
      <w:pPr>
        <w:ind w:left="800" w:firstLine="4"/>
        <w:rPr>
          <w:ins w:id="1981" w:author="김 유진" w:date="2020-06-24T16:26:00Z"/>
          <w:sz w:val="22"/>
          <w:rPrChange w:id="1982" w:author="김 유진" w:date="2020-06-24T19:47:00Z">
            <w:rPr>
              <w:ins w:id="1983" w:author="김 유진" w:date="2020-06-24T16:26:00Z"/>
            </w:rPr>
          </w:rPrChange>
        </w:rPr>
      </w:pPr>
      <w:ins w:id="1984" w:author="김 유진" w:date="2020-06-24T16:26:00Z">
        <w:r w:rsidRPr="00DE7BC1">
          <w:rPr>
            <w:sz w:val="22"/>
            <w:rPrChange w:id="1985" w:author="김 유진" w:date="2020-06-24T19:47:00Z">
              <w:rPr/>
            </w:rPrChange>
          </w:rPr>
          <w:t>9 ~ 15</w:t>
        </w:r>
        <w:r w:rsidRPr="00DE7BC1">
          <w:rPr>
            <w:rFonts w:hint="eastAsia"/>
            <w:sz w:val="22"/>
            <w:rPrChange w:id="1986" w:author="김 유진" w:date="2020-06-24T19:47:00Z">
              <w:rPr>
                <w:rFonts w:hint="eastAsia"/>
              </w:rPr>
            </w:rPrChange>
          </w:rPr>
          <w:t xml:space="preserve">줄 </w:t>
        </w:r>
        <w:r w:rsidRPr="00DE7BC1">
          <w:rPr>
            <w:sz w:val="22"/>
            <w:rPrChange w:id="1987" w:author="김 유진" w:date="2020-06-24T19:47:00Z">
              <w:rPr/>
            </w:rPrChange>
          </w:rPr>
          <w:t xml:space="preserve">: </w:t>
        </w:r>
        <w:r w:rsidRPr="00DE7BC1">
          <w:rPr>
            <w:rFonts w:hint="eastAsia"/>
            <w:sz w:val="22"/>
            <w:rPrChange w:id="1988" w:author="김 유진" w:date="2020-06-24T19:47:00Z">
              <w:rPr>
                <w:rFonts w:hint="eastAsia"/>
              </w:rPr>
            </w:rPrChange>
          </w:rPr>
          <w:t xml:space="preserve">프로젝트에 사용할 전체적인 틀을 오픈 소스를 사용하기 때문에 </w:t>
        </w:r>
        <w:r w:rsidRPr="00DE7BC1">
          <w:rPr>
            <w:sz w:val="22"/>
            <w:rPrChange w:id="1989" w:author="김 유진" w:date="2020-06-24T19:47:00Z">
              <w:rPr/>
            </w:rPrChange>
          </w:rPr>
          <w:t>&lt;</w:t>
        </w:r>
        <w:r w:rsidRPr="00DE7BC1">
          <w:rPr>
            <w:rFonts w:hint="eastAsia"/>
            <w:sz w:val="22"/>
            <w:rPrChange w:id="1990" w:author="김 유진" w:date="2020-06-24T19:47:00Z">
              <w:rPr>
                <w:rFonts w:hint="eastAsia"/>
              </w:rPr>
            </w:rPrChange>
          </w:rPr>
          <w:t>h</w:t>
        </w:r>
        <w:r w:rsidRPr="00DE7BC1">
          <w:rPr>
            <w:sz w:val="22"/>
            <w:rPrChange w:id="1991" w:author="김 유진" w:date="2020-06-24T19:47:00Z">
              <w:rPr/>
            </w:rPrChange>
          </w:rPr>
          <w:t>ead&gt;</w:t>
        </w:r>
        <w:r w:rsidRPr="00DE7BC1">
          <w:rPr>
            <w:rFonts w:hint="eastAsia"/>
            <w:sz w:val="22"/>
            <w:rPrChange w:id="1992" w:author="김 유진" w:date="2020-06-24T19:47:00Z">
              <w:rPr>
                <w:rFonts w:hint="eastAsia"/>
              </w:rPr>
            </w:rPrChange>
          </w:rPr>
          <w:t xml:space="preserve">안에 </w:t>
        </w:r>
        <w:r w:rsidRPr="00DE7BC1">
          <w:rPr>
            <w:sz w:val="22"/>
            <w:rPrChange w:id="1993" w:author="김 유진" w:date="2020-06-24T19:47:00Z">
              <w:rPr/>
            </w:rPrChange>
          </w:rPr>
          <w:t>link</w:t>
        </w:r>
        <w:r w:rsidRPr="00DE7BC1">
          <w:rPr>
            <w:rFonts w:hint="eastAsia"/>
            <w:sz w:val="22"/>
            <w:rPrChange w:id="1994" w:author="김 유진" w:date="2020-06-24T19:47:00Z">
              <w:rPr>
                <w:rFonts w:hint="eastAsia"/>
              </w:rPr>
            </w:rPrChange>
          </w:rPr>
          <w:t>를 이용하여 a</w:t>
        </w:r>
        <w:r w:rsidRPr="00DE7BC1">
          <w:rPr>
            <w:sz w:val="22"/>
            <w:rPrChange w:id="1995" w:author="김 유진" w:date="2020-06-24T19:47:00Z">
              <w:rPr/>
            </w:rPrChange>
          </w:rPr>
          <w:t>ssets / css / main.css</w:t>
        </w:r>
        <w:r w:rsidRPr="00DE7BC1">
          <w:rPr>
            <w:rFonts w:hint="eastAsia"/>
            <w:sz w:val="22"/>
            <w:rPrChange w:id="1996" w:author="김 유진" w:date="2020-06-24T19:47:00Z">
              <w:rPr>
                <w:rFonts w:hint="eastAsia"/>
              </w:rPr>
            </w:rPrChange>
          </w:rPr>
          <w:t>를 이용하여 배경 및 틀 사용.</w:t>
        </w:r>
      </w:ins>
    </w:p>
    <w:p w14:paraId="0B06E89C" w14:textId="77777777" w:rsidR="00B009B8" w:rsidRDefault="00B009B8">
      <w:pPr>
        <w:wordWrap/>
        <w:adjustRightInd w:val="0"/>
        <w:spacing w:after="0" w:line="240" w:lineRule="auto"/>
        <w:ind w:left="800"/>
        <w:jc w:val="left"/>
        <w:rPr>
          <w:ins w:id="1997" w:author="김 유진" w:date="2020-06-24T16:26:00Z"/>
          <w:rFonts w:ascii="Consolas" w:hAnsi="Consolas" w:cs="Consolas"/>
          <w:kern w:val="0"/>
          <w:szCs w:val="20"/>
        </w:rPr>
        <w:pPrChange w:id="1998" w:author="김 유진" w:date="2020-06-24T16:26:00Z">
          <w:pPr>
            <w:wordWrap/>
            <w:adjustRightInd w:val="0"/>
            <w:spacing w:after="0" w:line="240" w:lineRule="auto"/>
            <w:jc w:val="left"/>
          </w:pPr>
        </w:pPrChange>
      </w:pPr>
      <w:ins w:id="1999" w:author="김 유진" w:date="2020-06-24T16:26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input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type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name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"login_name"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value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로그인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onclick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color w:val="2A00FF"/>
            <w:kern w:val="0"/>
            <w:szCs w:val="20"/>
          </w:rPr>
          <w:t>"location.href='/capstone/Login/loginform.jsp'"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6107661E" w14:textId="31151F06" w:rsidR="00116FA3" w:rsidRDefault="00B009B8" w:rsidP="00B009B8">
      <w:pPr>
        <w:ind w:left="800" w:firstLine="4"/>
        <w:rPr>
          <w:ins w:id="2000" w:author="김 유진" w:date="2020-06-24T19:20:00Z"/>
          <w:rFonts w:ascii="Consolas" w:hAnsi="Consolas" w:cs="Consolas"/>
          <w:color w:val="008080"/>
          <w:kern w:val="0"/>
          <w:szCs w:val="20"/>
        </w:rPr>
      </w:pPr>
      <w:ins w:id="2001" w:author="김 유진" w:date="2020-06-24T16:26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input</w:t>
        </w:r>
      </w:ins>
      <w:ins w:id="2002" w:author="김 유진" w:date="2020-06-24T16:27:00Z">
        <w:r>
          <w:rPr>
            <w:rFonts w:ascii="Consolas" w:hAnsi="Consolas" w:cs="Consolas"/>
            <w:kern w:val="0"/>
            <w:szCs w:val="20"/>
          </w:rPr>
          <w:t xml:space="preserve"> </w:t>
        </w:r>
      </w:ins>
      <w:ins w:id="2003" w:author="김 유진" w:date="2020-06-24T16:26:00Z">
        <w:r>
          <w:rPr>
            <w:rFonts w:ascii="Consolas" w:hAnsi="Consolas" w:cs="Consolas"/>
            <w:color w:val="7F007F"/>
            <w:kern w:val="0"/>
            <w:szCs w:val="20"/>
          </w:rPr>
          <w:t>type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</w:ins>
      <w:ins w:id="2004" w:author="김 유진" w:date="2020-06-24T16:27:00Z">
        <w:r>
          <w:rPr>
            <w:rFonts w:ascii="Consolas" w:hAnsi="Consolas" w:cs="Consolas"/>
            <w:kern w:val="0"/>
            <w:szCs w:val="20"/>
          </w:rPr>
          <w:t xml:space="preserve"> </w:t>
        </w:r>
      </w:ins>
      <w:ins w:id="2005" w:author="김 유진" w:date="2020-06-24T16:26:00Z">
        <w:r>
          <w:rPr>
            <w:rFonts w:ascii="Consolas" w:hAnsi="Consolas" w:cs="Consolas"/>
            <w:color w:val="7F007F"/>
            <w:kern w:val="0"/>
            <w:szCs w:val="20"/>
          </w:rPr>
          <w:t>name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"login_name"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value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회원가입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onclick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color w:val="2A00FF"/>
            <w:kern w:val="0"/>
            <w:szCs w:val="20"/>
          </w:rPr>
          <w:t>"location.href='/capstone/join/joinform.jsp'"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1253F66F" w14:textId="77777777" w:rsidR="006A3B6F" w:rsidRDefault="006A3B6F" w:rsidP="00B009B8">
      <w:pPr>
        <w:ind w:left="800" w:firstLine="4"/>
        <w:rPr>
          <w:ins w:id="2006" w:author="김 유진" w:date="2020-06-24T16:27:00Z"/>
          <w:rFonts w:ascii="Consolas" w:hAnsi="Consolas" w:cs="Consolas"/>
          <w:color w:val="008080"/>
          <w:kern w:val="0"/>
          <w:szCs w:val="20"/>
        </w:rPr>
      </w:pPr>
    </w:p>
    <w:p w14:paraId="076D65E3" w14:textId="3A21BE37" w:rsidR="00B009B8" w:rsidRDefault="00A1351B" w:rsidP="00B009B8">
      <w:pPr>
        <w:ind w:left="800" w:firstLine="4"/>
        <w:rPr>
          <w:ins w:id="2007" w:author="김 유진" w:date="2020-06-24T19:20:00Z"/>
          <w:rFonts w:eastAsiaTheme="minorHAnsi" w:cs="Consolas"/>
          <w:kern w:val="0"/>
          <w:sz w:val="22"/>
        </w:rPr>
      </w:pPr>
      <w:ins w:id="2008" w:author="김 유진" w:date="2020-06-24T16:27:00Z">
        <w:r w:rsidRPr="006A3B6F">
          <w:rPr>
            <w:rFonts w:eastAsiaTheme="minorHAnsi" w:cs="Consolas"/>
            <w:kern w:val="0"/>
            <w:sz w:val="22"/>
            <w:rPrChange w:id="2009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>26 ~ 27</w:t>
        </w:r>
        <w:r w:rsidRPr="006A3B6F">
          <w:rPr>
            <w:rFonts w:eastAsiaTheme="minorHAnsi" w:cs="Consolas" w:hint="eastAsia"/>
            <w:kern w:val="0"/>
            <w:sz w:val="22"/>
            <w:rPrChange w:id="2010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줄</w:t>
        </w:r>
        <w:r w:rsidRPr="006A3B6F">
          <w:rPr>
            <w:rFonts w:eastAsiaTheme="minorHAnsi" w:cs="Consolas" w:hint="eastAsia"/>
            <w:kern w:val="0"/>
            <w:sz w:val="22"/>
            <w:rPrChange w:id="2011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/>
            <w:kern w:val="0"/>
            <w:sz w:val="22"/>
            <w:rPrChange w:id="2012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 xml:space="preserve">: </w:t>
        </w:r>
        <w:r w:rsidRPr="006A3B6F">
          <w:rPr>
            <w:rFonts w:eastAsiaTheme="minorHAnsi" w:cs="Consolas" w:hint="eastAsia"/>
            <w:kern w:val="0"/>
            <w:sz w:val="22"/>
            <w:rPrChange w:id="2013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i</w:t>
        </w:r>
        <w:r w:rsidRPr="006A3B6F">
          <w:rPr>
            <w:rFonts w:eastAsiaTheme="minorHAnsi" w:cs="Consolas"/>
            <w:kern w:val="0"/>
            <w:sz w:val="22"/>
            <w:rPrChange w:id="2014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 xml:space="preserve">nput </w:t>
        </w:r>
        <w:r w:rsidRPr="006A3B6F">
          <w:rPr>
            <w:rFonts w:eastAsiaTheme="minorHAnsi" w:cs="Consolas" w:hint="eastAsia"/>
            <w:kern w:val="0"/>
            <w:sz w:val="22"/>
            <w:rPrChange w:id="2015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타입을</w:t>
        </w:r>
        <w:r w:rsidRPr="006A3B6F">
          <w:rPr>
            <w:rFonts w:eastAsiaTheme="minorHAnsi" w:cs="Consolas" w:hint="eastAsia"/>
            <w:kern w:val="0"/>
            <w:sz w:val="22"/>
            <w:rPrChange w:id="2016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17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이용해서</w:t>
        </w:r>
        <w:r w:rsidRPr="006A3B6F">
          <w:rPr>
            <w:rFonts w:eastAsiaTheme="minorHAnsi" w:cs="Consolas" w:hint="eastAsia"/>
            <w:kern w:val="0"/>
            <w:sz w:val="22"/>
            <w:rPrChange w:id="2018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19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로그인을</w:t>
        </w:r>
        <w:r w:rsidRPr="006A3B6F">
          <w:rPr>
            <w:rFonts w:eastAsiaTheme="minorHAnsi" w:cs="Consolas" w:hint="eastAsia"/>
            <w:kern w:val="0"/>
            <w:sz w:val="22"/>
            <w:rPrChange w:id="2020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21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할</w:t>
        </w:r>
        <w:r w:rsidRPr="006A3B6F">
          <w:rPr>
            <w:rFonts w:eastAsiaTheme="minorHAnsi" w:cs="Consolas" w:hint="eastAsia"/>
            <w:kern w:val="0"/>
            <w:sz w:val="22"/>
            <w:rPrChange w:id="2022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23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수</w:t>
        </w:r>
        <w:r w:rsidRPr="006A3B6F">
          <w:rPr>
            <w:rFonts w:eastAsiaTheme="minorHAnsi" w:cs="Consolas" w:hint="eastAsia"/>
            <w:kern w:val="0"/>
            <w:sz w:val="22"/>
            <w:rPrChange w:id="2024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25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있는</w:t>
        </w:r>
        <w:r w:rsidRPr="006A3B6F">
          <w:rPr>
            <w:rFonts w:eastAsiaTheme="minorHAnsi" w:cs="Consolas" w:hint="eastAsia"/>
            <w:kern w:val="0"/>
            <w:sz w:val="22"/>
            <w:rPrChange w:id="2026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27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페이지와</w:t>
        </w:r>
        <w:r w:rsidRPr="006A3B6F">
          <w:rPr>
            <w:rFonts w:eastAsiaTheme="minorHAnsi" w:cs="Consolas" w:hint="eastAsia"/>
            <w:kern w:val="0"/>
            <w:sz w:val="22"/>
            <w:rPrChange w:id="2028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,</w:t>
        </w:r>
        <w:r w:rsidRPr="006A3B6F">
          <w:rPr>
            <w:rFonts w:eastAsiaTheme="minorHAnsi" w:cs="Consolas"/>
            <w:kern w:val="0"/>
            <w:sz w:val="22"/>
            <w:rPrChange w:id="2029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30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회원</w:t>
        </w:r>
        <w:r w:rsidRPr="006A3B6F">
          <w:rPr>
            <w:rFonts w:eastAsiaTheme="minorHAnsi" w:cs="Consolas" w:hint="eastAsia"/>
            <w:kern w:val="0"/>
            <w:sz w:val="22"/>
            <w:rPrChange w:id="2031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32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가입을</w:t>
        </w:r>
        <w:r w:rsidRPr="006A3B6F">
          <w:rPr>
            <w:rFonts w:eastAsiaTheme="minorHAnsi" w:cs="Consolas" w:hint="eastAsia"/>
            <w:kern w:val="0"/>
            <w:sz w:val="22"/>
            <w:rPrChange w:id="2033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34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할</w:t>
        </w:r>
        <w:r w:rsidRPr="006A3B6F">
          <w:rPr>
            <w:rFonts w:eastAsiaTheme="minorHAnsi" w:cs="Consolas" w:hint="eastAsia"/>
            <w:kern w:val="0"/>
            <w:sz w:val="22"/>
            <w:rPrChange w:id="2035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36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수</w:t>
        </w:r>
        <w:r w:rsidRPr="006A3B6F">
          <w:rPr>
            <w:rFonts w:eastAsiaTheme="minorHAnsi" w:cs="Consolas" w:hint="eastAsia"/>
            <w:kern w:val="0"/>
            <w:sz w:val="22"/>
            <w:rPrChange w:id="2037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38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있</w:t>
        </w:r>
      </w:ins>
      <w:ins w:id="2039" w:author="김 유진" w:date="2020-06-24T16:28:00Z">
        <w:r w:rsidRPr="006A3B6F">
          <w:rPr>
            <w:rFonts w:eastAsiaTheme="minorHAnsi" w:cs="Consolas" w:hint="eastAsia"/>
            <w:kern w:val="0"/>
            <w:sz w:val="22"/>
            <w:rPrChange w:id="2040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는</w:t>
        </w:r>
        <w:r w:rsidRPr="006A3B6F">
          <w:rPr>
            <w:rFonts w:eastAsiaTheme="minorHAnsi" w:cs="Consolas" w:hint="eastAsia"/>
            <w:kern w:val="0"/>
            <w:sz w:val="22"/>
            <w:rPrChange w:id="2041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42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페이지로</w:t>
        </w:r>
        <w:r w:rsidRPr="006A3B6F">
          <w:rPr>
            <w:rFonts w:eastAsiaTheme="minorHAnsi" w:cs="Consolas" w:hint="eastAsia"/>
            <w:kern w:val="0"/>
            <w:sz w:val="22"/>
            <w:rPrChange w:id="2043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44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이동하게</w:t>
        </w:r>
        <w:r w:rsidRPr="006A3B6F">
          <w:rPr>
            <w:rFonts w:eastAsiaTheme="minorHAnsi" w:cs="Consolas" w:hint="eastAsia"/>
            <w:kern w:val="0"/>
            <w:sz w:val="22"/>
            <w:rPrChange w:id="2045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Pr="006A3B6F">
          <w:rPr>
            <w:rFonts w:eastAsiaTheme="minorHAnsi" w:cs="Consolas" w:hint="eastAsia"/>
            <w:kern w:val="0"/>
            <w:sz w:val="22"/>
            <w:rPrChange w:id="2046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한다</w:t>
        </w:r>
        <w:r w:rsidRPr="006A3B6F">
          <w:rPr>
            <w:rFonts w:eastAsiaTheme="minorHAnsi" w:cs="Consolas" w:hint="eastAsia"/>
            <w:kern w:val="0"/>
            <w:sz w:val="22"/>
            <w:rPrChange w:id="2047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.</w:t>
        </w:r>
        <w:r w:rsidRPr="006A3B6F">
          <w:rPr>
            <w:rFonts w:eastAsiaTheme="minorHAnsi" w:cs="Consolas"/>
            <w:kern w:val="0"/>
            <w:sz w:val="22"/>
            <w:rPrChange w:id="2048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 xml:space="preserve"> </w:t>
        </w:r>
      </w:ins>
    </w:p>
    <w:p w14:paraId="3B8B1F2B" w14:textId="77777777" w:rsidR="006A3B6F" w:rsidRPr="005A1E90" w:rsidRDefault="006A3B6F" w:rsidP="00B009B8">
      <w:pPr>
        <w:ind w:left="800" w:firstLine="4"/>
        <w:rPr>
          <w:ins w:id="2049" w:author="김 유진" w:date="2020-06-24T16:28:00Z"/>
          <w:rFonts w:eastAsiaTheme="minorHAnsi" w:cs="Consolas"/>
          <w:kern w:val="0"/>
          <w:sz w:val="22"/>
          <w:rPrChange w:id="2050" w:author="김 유진" w:date="2020-06-24T19:53:00Z">
            <w:rPr>
              <w:ins w:id="2051" w:author="김 유진" w:date="2020-06-24T16:28:00Z"/>
              <w:rFonts w:ascii="Consolas" w:hAnsi="Consolas" w:cs="Consolas"/>
              <w:kern w:val="0"/>
              <w:szCs w:val="20"/>
            </w:rPr>
          </w:rPrChange>
        </w:rPr>
      </w:pPr>
    </w:p>
    <w:p w14:paraId="0FCCA9C6" w14:textId="77777777" w:rsidR="00A876E9" w:rsidRDefault="00A876E9">
      <w:pPr>
        <w:wordWrap/>
        <w:adjustRightInd w:val="0"/>
        <w:spacing w:after="0" w:line="240" w:lineRule="auto"/>
        <w:ind w:leftChars="200" w:left="400"/>
        <w:jc w:val="left"/>
        <w:rPr>
          <w:ins w:id="2052" w:author="김 유진" w:date="2020-06-24T16:28:00Z"/>
          <w:rFonts w:ascii="Consolas" w:hAnsi="Consolas" w:cs="Consolas"/>
          <w:kern w:val="0"/>
          <w:szCs w:val="20"/>
        </w:rPr>
        <w:pPrChange w:id="2053" w:author="김 유진" w:date="2020-06-24T16:28:00Z">
          <w:pPr>
            <w:wordWrap/>
            <w:adjustRightInd w:val="0"/>
            <w:spacing w:after="0" w:line="240" w:lineRule="auto"/>
            <w:jc w:val="left"/>
          </w:pPr>
        </w:pPrChange>
      </w:pPr>
      <w:ins w:id="2054" w:author="김 유진" w:date="2020-06-24T16:28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ul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"actions"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3999DB2F" w14:textId="77777777" w:rsidR="00A876E9" w:rsidRDefault="00A876E9">
      <w:pPr>
        <w:wordWrap/>
        <w:adjustRightInd w:val="0"/>
        <w:spacing w:after="0" w:line="240" w:lineRule="auto"/>
        <w:ind w:leftChars="200" w:left="400"/>
        <w:jc w:val="left"/>
        <w:rPr>
          <w:ins w:id="2055" w:author="김 유진" w:date="2020-06-24T16:28:00Z"/>
          <w:rFonts w:ascii="Consolas" w:hAnsi="Consolas" w:cs="Consolas"/>
          <w:kern w:val="0"/>
          <w:szCs w:val="20"/>
        </w:rPr>
        <w:pPrChange w:id="2056" w:author="김 유진" w:date="2020-06-24T16:28:00Z">
          <w:pPr>
            <w:wordWrap/>
            <w:adjustRightInd w:val="0"/>
            <w:spacing w:after="0" w:line="240" w:lineRule="auto"/>
            <w:jc w:val="left"/>
          </w:pPr>
        </w:pPrChange>
      </w:pPr>
      <w:ins w:id="2057" w:author="김 유진" w:date="2020-06-24T16:28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"/capstone/OpenBoard/openmain/opensource_c.jsp"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C Language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5E7A7423" w14:textId="77777777" w:rsidR="00A876E9" w:rsidRDefault="00A876E9">
      <w:pPr>
        <w:wordWrap/>
        <w:adjustRightInd w:val="0"/>
        <w:spacing w:after="0" w:line="240" w:lineRule="auto"/>
        <w:ind w:leftChars="200" w:left="400"/>
        <w:jc w:val="left"/>
        <w:rPr>
          <w:ins w:id="2058" w:author="김 유진" w:date="2020-06-24T16:28:00Z"/>
          <w:rFonts w:ascii="Consolas" w:hAnsi="Consolas" w:cs="Consolas"/>
          <w:kern w:val="0"/>
          <w:szCs w:val="20"/>
        </w:rPr>
        <w:pPrChange w:id="2059" w:author="김 유진" w:date="2020-06-24T16:28:00Z">
          <w:pPr>
            <w:wordWrap/>
            <w:adjustRightInd w:val="0"/>
            <w:spacing w:after="0" w:line="240" w:lineRule="auto"/>
            <w:jc w:val="left"/>
          </w:pPr>
        </w:pPrChange>
      </w:pPr>
      <w:ins w:id="2060" w:author="김 유진" w:date="2020-06-24T16:28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"/capstone/OpenBoard/openmain/opensource_java.jsp"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Java Language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1AC6494B" w14:textId="77777777" w:rsidR="00A876E9" w:rsidRDefault="00A876E9">
      <w:pPr>
        <w:wordWrap/>
        <w:adjustRightInd w:val="0"/>
        <w:spacing w:after="0" w:line="240" w:lineRule="auto"/>
        <w:ind w:leftChars="200" w:left="400"/>
        <w:jc w:val="left"/>
        <w:rPr>
          <w:ins w:id="2061" w:author="김 유진" w:date="2020-06-24T16:28:00Z"/>
          <w:rFonts w:ascii="Consolas" w:hAnsi="Consolas" w:cs="Consolas"/>
          <w:kern w:val="0"/>
          <w:szCs w:val="20"/>
        </w:rPr>
        <w:pPrChange w:id="2062" w:author="김 유진" w:date="2020-06-24T16:28:00Z">
          <w:pPr>
            <w:wordWrap/>
            <w:adjustRightInd w:val="0"/>
            <w:spacing w:after="0" w:line="240" w:lineRule="auto"/>
            <w:jc w:val="left"/>
          </w:pPr>
        </w:pPrChange>
      </w:pPr>
      <w:ins w:id="2063" w:author="김 유진" w:date="2020-06-24T16:28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"/capstone/OpenBoard/openmain/opensource_python.jsp"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  <w:u w:val="single"/>
          </w:rPr>
          <w:t>Python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 Language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43F68F46" w14:textId="77777777" w:rsidR="00A876E9" w:rsidRDefault="00A876E9">
      <w:pPr>
        <w:wordWrap/>
        <w:adjustRightInd w:val="0"/>
        <w:spacing w:after="0" w:line="240" w:lineRule="auto"/>
        <w:ind w:leftChars="200" w:left="400"/>
        <w:jc w:val="left"/>
        <w:rPr>
          <w:ins w:id="2064" w:author="김 유진" w:date="2020-06-24T16:28:00Z"/>
          <w:rFonts w:ascii="Consolas" w:hAnsi="Consolas" w:cs="Consolas"/>
          <w:kern w:val="0"/>
          <w:szCs w:val="20"/>
        </w:rPr>
        <w:pPrChange w:id="2065" w:author="김 유진" w:date="2020-06-24T16:28:00Z">
          <w:pPr>
            <w:wordWrap/>
            <w:adjustRightInd w:val="0"/>
            <w:spacing w:after="0" w:line="240" w:lineRule="auto"/>
            <w:jc w:val="left"/>
          </w:pPr>
        </w:pPrChange>
      </w:pPr>
      <w:ins w:id="2066" w:author="김 유진" w:date="2020-06-24T16:28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"/capstone/OpenBoard/openmain/opensource_web.jsp"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Web Language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64E33FC7" w14:textId="77777777" w:rsidR="00A876E9" w:rsidRDefault="00A876E9">
      <w:pPr>
        <w:wordWrap/>
        <w:adjustRightInd w:val="0"/>
        <w:spacing w:after="0" w:line="240" w:lineRule="auto"/>
        <w:ind w:leftChars="200" w:left="400"/>
        <w:jc w:val="left"/>
        <w:rPr>
          <w:ins w:id="2067" w:author="김 유진" w:date="2020-06-24T16:28:00Z"/>
          <w:rFonts w:ascii="Consolas" w:hAnsi="Consolas" w:cs="Consolas"/>
          <w:kern w:val="0"/>
          <w:szCs w:val="20"/>
        </w:rPr>
        <w:pPrChange w:id="2068" w:author="김 유진" w:date="2020-06-24T16:28:00Z">
          <w:pPr>
            <w:wordWrap/>
            <w:adjustRightInd w:val="0"/>
            <w:spacing w:after="0" w:line="240" w:lineRule="auto"/>
            <w:jc w:val="left"/>
          </w:pPr>
        </w:pPrChange>
      </w:pPr>
      <w:ins w:id="2069" w:author="김 유진" w:date="2020-06-24T16:28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i/>
            <w:iCs/>
            <w:color w:val="000000"/>
            <w:kern w:val="0"/>
            <w:szCs w:val="20"/>
            <w:u w:val="single"/>
          </w:rPr>
          <w:t>/capstone/OpenBoard/openmain/opensource_etc.jsp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 xml:space="preserve">"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Etc Language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77748CBE" w14:textId="633790A2" w:rsidR="00A1351B" w:rsidRDefault="00A876E9" w:rsidP="00C918D8">
      <w:pPr>
        <w:rPr>
          <w:ins w:id="2070" w:author="김 유진" w:date="2020-06-24T19:20:00Z"/>
          <w:rFonts w:ascii="Consolas" w:hAnsi="Consolas" w:cs="Consolas"/>
          <w:color w:val="008080"/>
          <w:kern w:val="0"/>
          <w:szCs w:val="20"/>
        </w:rPr>
      </w:pPr>
      <w:ins w:id="2071" w:author="김 유진" w:date="2020-06-24T16:28:00Z"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ul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65B472C9" w14:textId="77777777" w:rsidR="006A3B6F" w:rsidRDefault="006A3B6F" w:rsidP="00C918D8">
      <w:pPr>
        <w:rPr>
          <w:ins w:id="2072" w:author="김 유진" w:date="2020-06-24T16:30:00Z"/>
          <w:rFonts w:ascii="Consolas" w:hAnsi="Consolas" w:cs="Consolas"/>
          <w:color w:val="008080"/>
          <w:kern w:val="0"/>
          <w:szCs w:val="20"/>
        </w:rPr>
      </w:pPr>
    </w:p>
    <w:p w14:paraId="08D1066B" w14:textId="014501B7" w:rsidR="00CB6DF1" w:rsidRDefault="00B92386" w:rsidP="00DE7BC1">
      <w:pPr>
        <w:ind w:left="800" w:firstLine="4"/>
        <w:rPr>
          <w:ins w:id="2073" w:author="김 유진" w:date="2020-06-24T19:21:00Z"/>
          <w:rFonts w:eastAsiaTheme="minorHAnsi" w:cs="Consolas"/>
          <w:kern w:val="0"/>
          <w:sz w:val="22"/>
        </w:rPr>
        <w:pPrChange w:id="2074" w:author="김 유진" w:date="2020-06-24T19:47:00Z">
          <w:pPr/>
        </w:pPrChange>
      </w:pPr>
      <w:ins w:id="2075" w:author="김 유진" w:date="2020-06-24T16:30:00Z">
        <w:r w:rsidRPr="006A3B6F">
          <w:rPr>
            <w:rFonts w:eastAsiaTheme="minorHAnsi" w:cs="Consolas"/>
            <w:kern w:val="0"/>
            <w:sz w:val="22"/>
            <w:rPrChange w:id="2076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 xml:space="preserve">50 ~ 56 </w:t>
        </w:r>
        <w:r w:rsidRPr="006A3B6F">
          <w:rPr>
            <w:rFonts w:eastAsiaTheme="minorHAnsi" w:cs="Consolas" w:hint="eastAsia"/>
            <w:kern w:val="0"/>
            <w:sz w:val="22"/>
            <w:rPrChange w:id="2077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줄</w:t>
        </w:r>
        <w:r w:rsidRPr="006A3B6F">
          <w:rPr>
            <w:rFonts w:eastAsiaTheme="minorHAnsi" w:cs="Consolas" w:hint="eastAsia"/>
            <w:kern w:val="0"/>
            <w:sz w:val="22"/>
            <w:rPrChange w:id="2078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:</w:t>
        </w:r>
        <w:r w:rsidRPr="006A3B6F">
          <w:rPr>
            <w:rFonts w:eastAsiaTheme="minorHAnsi" w:cs="Consolas"/>
            <w:kern w:val="0"/>
            <w:sz w:val="22"/>
            <w:rPrChange w:id="2079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 xml:space="preserve"> </w:t>
        </w:r>
        <w:r w:rsidR="00925085" w:rsidRPr="006A3B6F">
          <w:rPr>
            <w:rFonts w:eastAsiaTheme="minorHAnsi" w:cs="Consolas"/>
            <w:kern w:val="0"/>
            <w:sz w:val="22"/>
            <w:rPrChange w:id="2080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>&lt;li&gt;</w:t>
        </w:r>
      </w:ins>
      <w:ins w:id="2081" w:author="김 유진" w:date="2020-06-24T16:31:00Z">
        <w:r w:rsidR="00925085" w:rsidRPr="006A3B6F">
          <w:rPr>
            <w:rFonts w:eastAsiaTheme="minorHAnsi" w:cs="Consolas" w:hint="eastAsia"/>
            <w:kern w:val="0"/>
            <w:sz w:val="22"/>
            <w:rPrChange w:id="2082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="00925085" w:rsidRPr="006A3B6F">
          <w:rPr>
            <w:rFonts w:eastAsiaTheme="minorHAnsi" w:cs="Consolas" w:hint="eastAsia"/>
            <w:kern w:val="0"/>
            <w:sz w:val="22"/>
            <w:rPrChange w:id="2083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안에</w:t>
        </w:r>
        <w:r w:rsidR="00925085" w:rsidRPr="006A3B6F">
          <w:rPr>
            <w:rFonts w:eastAsiaTheme="minorHAnsi" w:cs="Consolas" w:hint="eastAsia"/>
            <w:kern w:val="0"/>
            <w:sz w:val="22"/>
            <w:rPrChange w:id="2084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="00925085" w:rsidRPr="006A3B6F">
          <w:rPr>
            <w:rFonts w:eastAsiaTheme="minorHAnsi" w:cs="Consolas"/>
            <w:kern w:val="0"/>
            <w:sz w:val="22"/>
            <w:rPrChange w:id="2085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>&lt;</w:t>
        </w:r>
        <w:r w:rsidR="00925085" w:rsidRPr="006A3B6F">
          <w:rPr>
            <w:rFonts w:eastAsiaTheme="minorHAnsi" w:cs="Consolas" w:hint="eastAsia"/>
            <w:kern w:val="0"/>
            <w:sz w:val="22"/>
            <w:rPrChange w:id="2086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a</w:t>
        </w:r>
        <w:r w:rsidR="00925085" w:rsidRPr="006A3B6F">
          <w:rPr>
            <w:rFonts w:eastAsiaTheme="minorHAnsi" w:cs="Consolas"/>
            <w:kern w:val="0"/>
            <w:sz w:val="22"/>
            <w:rPrChange w:id="2087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>&gt;</w:t>
        </w:r>
        <w:r w:rsidR="00925085" w:rsidRPr="006A3B6F">
          <w:rPr>
            <w:rFonts w:eastAsiaTheme="minorHAnsi" w:cs="Consolas" w:hint="eastAsia"/>
            <w:kern w:val="0"/>
            <w:sz w:val="22"/>
            <w:rPrChange w:id="2088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를</w:t>
        </w:r>
        <w:r w:rsidR="00925085" w:rsidRPr="006A3B6F">
          <w:rPr>
            <w:rFonts w:eastAsiaTheme="minorHAnsi" w:cs="Consolas" w:hint="eastAsia"/>
            <w:kern w:val="0"/>
            <w:sz w:val="22"/>
            <w:rPrChange w:id="2089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="00925085" w:rsidRPr="006A3B6F">
          <w:rPr>
            <w:rFonts w:eastAsiaTheme="minorHAnsi" w:cs="Consolas" w:hint="eastAsia"/>
            <w:kern w:val="0"/>
            <w:sz w:val="22"/>
            <w:rPrChange w:id="2090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만들어</w:t>
        </w:r>
        <w:r w:rsidR="00925085" w:rsidRPr="006A3B6F">
          <w:rPr>
            <w:rFonts w:eastAsiaTheme="minorHAnsi" w:cs="Consolas" w:hint="eastAsia"/>
            <w:kern w:val="0"/>
            <w:sz w:val="22"/>
            <w:rPrChange w:id="2091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="00C807A7" w:rsidRPr="006A3B6F">
          <w:rPr>
            <w:rFonts w:eastAsiaTheme="minorHAnsi" w:cs="Consolas" w:hint="eastAsia"/>
            <w:kern w:val="0"/>
            <w:sz w:val="22"/>
            <w:rPrChange w:id="2092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각</w:t>
        </w:r>
        <w:r w:rsidR="00C807A7" w:rsidRPr="006A3B6F">
          <w:rPr>
            <w:rFonts w:eastAsiaTheme="minorHAnsi" w:cs="Consolas" w:hint="eastAsia"/>
            <w:kern w:val="0"/>
            <w:sz w:val="22"/>
            <w:rPrChange w:id="2093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="00C807A7" w:rsidRPr="006A3B6F">
          <w:rPr>
            <w:rFonts w:eastAsiaTheme="minorHAnsi" w:cs="Consolas" w:hint="eastAsia"/>
            <w:kern w:val="0"/>
            <w:sz w:val="22"/>
            <w:rPrChange w:id="2094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오픈</w:t>
        </w:r>
        <w:r w:rsidR="00C807A7" w:rsidRPr="006A3B6F">
          <w:rPr>
            <w:rFonts w:eastAsiaTheme="minorHAnsi" w:cs="Consolas" w:hint="eastAsia"/>
            <w:kern w:val="0"/>
            <w:sz w:val="22"/>
            <w:rPrChange w:id="2095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="00C807A7" w:rsidRPr="006A3B6F">
          <w:rPr>
            <w:rFonts w:eastAsiaTheme="minorHAnsi" w:cs="Consolas" w:hint="eastAsia"/>
            <w:kern w:val="0"/>
            <w:sz w:val="22"/>
            <w:rPrChange w:id="2096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소스</w:t>
        </w:r>
        <w:r w:rsidR="00C807A7" w:rsidRPr="006A3B6F">
          <w:rPr>
            <w:rFonts w:eastAsiaTheme="minorHAnsi" w:cs="Consolas" w:hint="eastAsia"/>
            <w:kern w:val="0"/>
            <w:sz w:val="22"/>
            <w:rPrChange w:id="2097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="00C807A7" w:rsidRPr="006A3B6F">
          <w:rPr>
            <w:rFonts w:eastAsiaTheme="minorHAnsi" w:cs="Consolas" w:hint="eastAsia"/>
            <w:kern w:val="0"/>
            <w:sz w:val="22"/>
            <w:rPrChange w:id="2098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게시판</w:t>
        </w:r>
        <w:r w:rsidR="00C807A7" w:rsidRPr="006A3B6F">
          <w:rPr>
            <w:rFonts w:eastAsiaTheme="minorHAnsi" w:cs="Consolas" w:hint="eastAsia"/>
            <w:kern w:val="0"/>
            <w:sz w:val="22"/>
            <w:rPrChange w:id="2099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="00925085" w:rsidRPr="006A3B6F">
          <w:rPr>
            <w:rFonts w:eastAsiaTheme="minorHAnsi" w:cs="Consolas" w:hint="eastAsia"/>
            <w:kern w:val="0"/>
            <w:sz w:val="22"/>
            <w:rPrChange w:id="2100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페이지</w:t>
        </w:r>
        <w:r w:rsidR="00C807A7" w:rsidRPr="006A3B6F">
          <w:rPr>
            <w:rFonts w:eastAsiaTheme="minorHAnsi" w:cs="Consolas" w:hint="eastAsia"/>
            <w:kern w:val="0"/>
            <w:sz w:val="22"/>
            <w:rPrChange w:id="2101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로</w:t>
        </w:r>
        <w:r w:rsidR="00925085" w:rsidRPr="006A3B6F">
          <w:rPr>
            <w:rFonts w:eastAsiaTheme="minorHAnsi" w:cs="Consolas" w:hint="eastAsia"/>
            <w:kern w:val="0"/>
            <w:sz w:val="22"/>
            <w:rPrChange w:id="2102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="00925085" w:rsidRPr="006A3B6F">
          <w:rPr>
            <w:rFonts w:eastAsiaTheme="minorHAnsi" w:cs="Consolas" w:hint="eastAsia"/>
            <w:kern w:val="0"/>
            <w:sz w:val="22"/>
            <w:rPrChange w:id="2103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이동하게</w:t>
        </w:r>
        <w:r w:rsidR="00925085" w:rsidRPr="006A3B6F">
          <w:rPr>
            <w:rFonts w:eastAsiaTheme="minorHAnsi" w:cs="Consolas" w:hint="eastAsia"/>
            <w:kern w:val="0"/>
            <w:sz w:val="22"/>
            <w:rPrChange w:id="2104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 xml:space="preserve"> </w:t>
        </w:r>
        <w:r w:rsidR="00925085" w:rsidRPr="006A3B6F">
          <w:rPr>
            <w:rFonts w:eastAsiaTheme="minorHAnsi" w:cs="Consolas" w:hint="eastAsia"/>
            <w:kern w:val="0"/>
            <w:sz w:val="22"/>
            <w:rPrChange w:id="2105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만든다</w:t>
        </w:r>
        <w:r w:rsidR="00925085" w:rsidRPr="006A3B6F">
          <w:rPr>
            <w:rFonts w:eastAsiaTheme="minorHAnsi" w:cs="Consolas" w:hint="eastAsia"/>
            <w:kern w:val="0"/>
            <w:sz w:val="22"/>
            <w:rPrChange w:id="2106" w:author="김 유진" w:date="2020-06-24T19:20:00Z">
              <w:rPr>
                <w:rFonts w:ascii="Consolas" w:hAnsi="Consolas" w:cs="Consolas" w:hint="eastAsia"/>
                <w:kern w:val="0"/>
                <w:szCs w:val="20"/>
              </w:rPr>
            </w:rPrChange>
          </w:rPr>
          <w:t>.</w:t>
        </w:r>
        <w:r w:rsidR="00925085" w:rsidRPr="006A3B6F">
          <w:rPr>
            <w:rFonts w:eastAsiaTheme="minorHAnsi" w:cs="Consolas"/>
            <w:kern w:val="0"/>
            <w:sz w:val="22"/>
            <w:rPrChange w:id="2107" w:author="김 유진" w:date="2020-06-24T19:20:00Z">
              <w:rPr>
                <w:rFonts w:ascii="Consolas" w:hAnsi="Consolas" w:cs="Consolas"/>
                <w:kern w:val="0"/>
                <w:szCs w:val="20"/>
              </w:rPr>
            </w:rPrChange>
          </w:rPr>
          <w:t xml:space="preserve">  </w:t>
        </w:r>
      </w:ins>
    </w:p>
    <w:p w14:paraId="007649CA" w14:textId="77777777" w:rsidR="006A3B6F" w:rsidRPr="00DE7BC1" w:rsidRDefault="006A3B6F">
      <w:pPr>
        <w:rPr>
          <w:ins w:id="2108" w:author="김 유진" w:date="2020-06-24T19:17:00Z"/>
          <w:rFonts w:eastAsiaTheme="minorHAnsi" w:cs="Consolas"/>
          <w:kern w:val="0"/>
          <w:sz w:val="22"/>
          <w:rPrChange w:id="2109" w:author="김 유진" w:date="2020-06-24T19:51:00Z">
            <w:rPr>
              <w:ins w:id="2110" w:author="김 유진" w:date="2020-06-24T19:17:00Z"/>
              <w:rFonts w:ascii="Consolas" w:hAnsi="Consolas" w:cs="Consolas"/>
              <w:kern w:val="0"/>
              <w:szCs w:val="20"/>
            </w:rPr>
          </w:rPrChange>
        </w:rPr>
      </w:pPr>
    </w:p>
    <w:p w14:paraId="72332679" w14:textId="77777777" w:rsidR="00007A55" w:rsidRDefault="00007A55" w:rsidP="00007A55">
      <w:pPr>
        <w:wordWrap/>
        <w:adjustRightInd w:val="0"/>
        <w:spacing w:after="0" w:line="240" w:lineRule="auto"/>
        <w:jc w:val="left"/>
        <w:rPr>
          <w:ins w:id="2111" w:author="김 유진" w:date="2020-06-24T19:19:00Z"/>
          <w:rFonts w:ascii="Consolas" w:hAnsi="Consolas" w:cs="Consolas"/>
          <w:kern w:val="0"/>
          <w:szCs w:val="20"/>
        </w:rPr>
      </w:pPr>
      <w:ins w:id="2112" w:author="김 유진" w:date="2020-06-24T19:19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ul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"actions"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2F57E991" w14:textId="77777777" w:rsidR="00007A55" w:rsidRDefault="00007A55" w:rsidP="00007A55">
      <w:pPr>
        <w:wordWrap/>
        <w:adjustRightInd w:val="0"/>
        <w:spacing w:after="0" w:line="240" w:lineRule="auto"/>
        <w:jc w:val="left"/>
        <w:rPr>
          <w:ins w:id="2113" w:author="김 유진" w:date="2020-06-24T19:19:00Z"/>
          <w:rFonts w:ascii="Consolas" w:hAnsi="Consolas" w:cs="Consolas"/>
          <w:kern w:val="0"/>
          <w:szCs w:val="20"/>
        </w:rPr>
      </w:pPr>
      <w:ins w:id="2114" w:author="김 유진" w:date="2020-06-24T19:19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"/capstone/CodeShopBoard/codeshop_main.jsp"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Main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5AA83205" w14:textId="77777777" w:rsidR="00007A55" w:rsidRDefault="00007A55" w:rsidP="00007A55">
      <w:pPr>
        <w:wordWrap/>
        <w:adjustRightInd w:val="0"/>
        <w:spacing w:after="0" w:line="240" w:lineRule="auto"/>
        <w:jc w:val="left"/>
        <w:rPr>
          <w:ins w:id="2115" w:author="김 유진" w:date="2020-06-24T19:19:00Z"/>
          <w:rFonts w:ascii="Consolas" w:hAnsi="Consolas" w:cs="Consolas"/>
          <w:kern w:val="0"/>
          <w:szCs w:val="20"/>
        </w:rPr>
      </w:pPr>
      <w:ins w:id="2116" w:author="김 유진" w:date="2020-06-24T19:19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</w:ins>
    </w:p>
    <w:p w14:paraId="0EF15151" w14:textId="5AE033A2" w:rsidR="00B736F2" w:rsidRDefault="00007A55" w:rsidP="00007A55">
      <w:pPr>
        <w:rPr>
          <w:ins w:id="2117" w:author="김 유진" w:date="2020-06-24T19:22:00Z"/>
          <w:rFonts w:ascii="Consolas" w:hAnsi="Consolas" w:cs="Consolas"/>
          <w:color w:val="008080"/>
          <w:kern w:val="0"/>
          <w:szCs w:val="20"/>
        </w:rPr>
      </w:pPr>
      <w:ins w:id="2118" w:author="김 유진" w:date="2020-06-24T19:19:00Z"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ul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0B489994" w14:textId="77777777" w:rsidR="00EF5875" w:rsidRDefault="00EF5875" w:rsidP="00EF5875">
      <w:pPr>
        <w:wordWrap/>
        <w:adjustRightInd w:val="0"/>
        <w:spacing w:after="0" w:line="240" w:lineRule="auto"/>
        <w:jc w:val="left"/>
        <w:rPr>
          <w:ins w:id="2119" w:author="김 유진" w:date="2020-06-24T19:22:00Z"/>
          <w:rFonts w:ascii="Consolas" w:hAnsi="Consolas" w:cs="Consolas"/>
          <w:kern w:val="0"/>
          <w:szCs w:val="20"/>
        </w:rPr>
      </w:pPr>
      <w:ins w:id="2120" w:author="김 유진" w:date="2020-06-24T19:22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ul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"actions special"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7B387EA1" w14:textId="63054A5D" w:rsidR="00EF5875" w:rsidRDefault="00EF5875" w:rsidP="00EF5875">
      <w:pPr>
        <w:wordWrap/>
        <w:adjustRightInd w:val="0"/>
        <w:spacing w:after="0" w:line="240" w:lineRule="auto"/>
        <w:ind w:firstLine="800"/>
        <w:jc w:val="left"/>
        <w:rPr>
          <w:ins w:id="2121" w:author="김 유진" w:date="2020-06-24T19:22:00Z"/>
          <w:rFonts w:ascii="Consolas" w:hAnsi="Consolas" w:cs="Consolas"/>
          <w:kern w:val="0"/>
          <w:szCs w:val="20"/>
        </w:rPr>
        <w:pPrChange w:id="2122" w:author="김 유진" w:date="2020-06-24T19:22:00Z">
          <w:pPr>
            <w:wordWrap/>
            <w:adjustRightInd w:val="0"/>
            <w:spacing w:after="0" w:line="240" w:lineRule="auto"/>
            <w:jc w:val="left"/>
          </w:pPr>
        </w:pPrChange>
      </w:pPr>
      <w:ins w:id="2123" w:author="김 유진" w:date="2020-06-24T19:22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"/capstone/Customer_Service/line.jsp"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 primary"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고객센터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000000"/>
            <w:kern w:val="0"/>
            <w:szCs w:val="20"/>
          </w:rPr>
          <w:t>바로가기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6629A178" w14:textId="37216065" w:rsidR="00EF5875" w:rsidRDefault="00EF5875" w:rsidP="00EF5875">
      <w:pPr>
        <w:rPr>
          <w:ins w:id="2124" w:author="김 유진" w:date="2020-06-24T19:21:00Z"/>
          <w:rFonts w:ascii="Consolas" w:hAnsi="Consolas" w:cs="Consolas"/>
          <w:color w:val="008080"/>
          <w:kern w:val="0"/>
          <w:szCs w:val="20"/>
        </w:rPr>
      </w:pPr>
      <w:ins w:id="2125" w:author="김 유진" w:date="2020-06-24T19:22:00Z"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ul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0233148A" w14:textId="77777777" w:rsidR="006A3B6F" w:rsidRDefault="006A3B6F" w:rsidP="00007A55">
      <w:pPr>
        <w:rPr>
          <w:ins w:id="2126" w:author="김 유진" w:date="2020-06-24T19:20:00Z"/>
          <w:rFonts w:ascii="Consolas" w:hAnsi="Consolas" w:cs="Consolas"/>
          <w:color w:val="008080"/>
          <w:kern w:val="0"/>
          <w:szCs w:val="20"/>
        </w:rPr>
      </w:pPr>
    </w:p>
    <w:p w14:paraId="500D30FA" w14:textId="77777777" w:rsidR="00FC00FF" w:rsidRDefault="00007A55" w:rsidP="00007A55">
      <w:pPr>
        <w:rPr>
          <w:ins w:id="2127" w:author="김 유진" w:date="2020-06-24T19:22:00Z"/>
          <w:rFonts w:eastAsiaTheme="minorHAnsi" w:cs="Consolas"/>
          <w:kern w:val="0"/>
          <w:sz w:val="22"/>
        </w:rPr>
      </w:pPr>
      <w:ins w:id="2128" w:author="김 유진" w:date="2020-06-24T19:20:00Z">
        <w:r>
          <w:rPr>
            <w:rFonts w:ascii="Consolas" w:hAnsi="Consolas" w:cs="Consolas"/>
            <w:color w:val="008080"/>
            <w:kern w:val="0"/>
            <w:szCs w:val="20"/>
          </w:rPr>
          <w:tab/>
        </w:r>
        <w:r w:rsidR="006A3B6F" w:rsidRPr="006A3B6F">
          <w:rPr>
            <w:rFonts w:eastAsiaTheme="minorHAnsi" w:cs="Consolas"/>
            <w:kern w:val="0"/>
            <w:sz w:val="22"/>
            <w:rPrChange w:id="2129" w:author="김 유진" w:date="2020-06-24T19:20:00Z">
              <w:rPr>
                <w:rFonts w:ascii="Consolas" w:hAnsi="Consolas" w:cs="Consolas"/>
                <w:color w:val="008080"/>
                <w:kern w:val="0"/>
                <w:szCs w:val="20"/>
              </w:rPr>
            </w:rPrChange>
          </w:rPr>
          <w:t>72~75</w:t>
        </w:r>
        <w:r w:rsidR="006A3B6F" w:rsidRPr="006A3B6F">
          <w:rPr>
            <w:rFonts w:eastAsiaTheme="minorHAnsi" w:cs="Consolas" w:hint="eastAsia"/>
            <w:kern w:val="0"/>
            <w:sz w:val="22"/>
            <w:rPrChange w:id="2130" w:author="김 유진" w:date="2020-06-24T19:20:00Z">
              <w:rPr>
                <w:rFonts w:ascii="Consolas" w:hAnsi="Consolas" w:cs="Consolas" w:hint="eastAsia"/>
                <w:color w:val="008080"/>
                <w:kern w:val="0"/>
                <w:szCs w:val="20"/>
              </w:rPr>
            </w:rPrChange>
          </w:rPr>
          <w:t>줄</w:t>
        </w:r>
        <w:r w:rsidR="006A3B6F" w:rsidRPr="006A3B6F">
          <w:rPr>
            <w:rFonts w:eastAsiaTheme="minorHAnsi" w:cs="Consolas"/>
            <w:kern w:val="0"/>
            <w:sz w:val="22"/>
            <w:rPrChange w:id="2131" w:author="김 유진" w:date="2020-06-24T19:20:00Z">
              <w:rPr>
                <w:rFonts w:ascii="Consolas" w:hAnsi="Consolas" w:cs="Consolas"/>
                <w:color w:val="008080"/>
                <w:kern w:val="0"/>
                <w:szCs w:val="20"/>
              </w:rPr>
            </w:rPrChange>
          </w:rPr>
          <w:t xml:space="preserve"> : </w:t>
        </w:r>
      </w:ins>
      <w:ins w:id="2132" w:author="김 유진" w:date="2020-06-24T19:21:00Z">
        <w:r w:rsidR="006A3B6F">
          <w:rPr>
            <w:rFonts w:eastAsiaTheme="minorHAnsi" w:cs="Consolas"/>
            <w:kern w:val="0"/>
            <w:sz w:val="22"/>
          </w:rPr>
          <w:t>&lt;a&gt;</w:t>
        </w:r>
        <w:r w:rsidR="006A3B6F">
          <w:rPr>
            <w:rFonts w:eastAsiaTheme="minorHAnsi" w:cs="Consolas" w:hint="eastAsia"/>
            <w:kern w:val="0"/>
            <w:sz w:val="22"/>
          </w:rPr>
          <w:t>를 이용하여</w:t>
        </w:r>
        <w:r w:rsidR="00FC00FF">
          <w:rPr>
            <w:rFonts w:eastAsiaTheme="minorHAnsi" w:cs="Consolas" w:hint="eastAsia"/>
            <w:kern w:val="0"/>
            <w:sz w:val="22"/>
          </w:rPr>
          <w:t xml:space="preserve"> c</w:t>
        </w:r>
        <w:r w:rsidR="00FC00FF">
          <w:rPr>
            <w:rFonts w:eastAsiaTheme="minorHAnsi" w:cs="Consolas"/>
            <w:kern w:val="0"/>
            <w:sz w:val="22"/>
          </w:rPr>
          <w:t>odeshop</w:t>
        </w:r>
      </w:ins>
      <w:ins w:id="2133" w:author="김 유진" w:date="2020-06-24T19:22:00Z">
        <w:r w:rsidR="00FC00FF">
          <w:rPr>
            <w:rFonts w:eastAsiaTheme="minorHAnsi" w:cs="Consolas"/>
            <w:kern w:val="0"/>
            <w:sz w:val="22"/>
          </w:rPr>
          <w:t xml:space="preserve"> </w:t>
        </w:r>
        <w:r w:rsidR="00FC00FF">
          <w:rPr>
            <w:rFonts w:eastAsiaTheme="minorHAnsi" w:cs="Consolas" w:hint="eastAsia"/>
            <w:kern w:val="0"/>
            <w:sz w:val="22"/>
          </w:rPr>
          <w:t>m</w:t>
        </w:r>
        <w:r w:rsidR="00FC00FF">
          <w:rPr>
            <w:rFonts w:eastAsiaTheme="minorHAnsi" w:cs="Consolas"/>
            <w:kern w:val="0"/>
            <w:sz w:val="22"/>
          </w:rPr>
          <w:t>ain</w:t>
        </w:r>
        <w:r w:rsidR="00FC00FF">
          <w:rPr>
            <w:rFonts w:eastAsiaTheme="minorHAnsi" w:cs="Consolas" w:hint="eastAsia"/>
            <w:kern w:val="0"/>
            <w:sz w:val="22"/>
          </w:rPr>
          <w:t>으로 이동 할 수</w:t>
        </w:r>
        <w:r w:rsidR="00FC00FF">
          <w:rPr>
            <w:rFonts w:eastAsiaTheme="minorHAnsi" w:cs="Consolas"/>
            <w:kern w:val="0"/>
            <w:sz w:val="22"/>
          </w:rPr>
          <w:t xml:space="preserve"> </w:t>
        </w:r>
        <w:r w:rsidR="00FC00FF">
          <w:rPr>
            <w:rFonts w:eastAsiaTheme="minorHAnsi" w:cs="Consolas" w:hint="eastAsia"/>
            <w:kern w:val="0"/>
            <w:sz w:val="22"/>
          </w:rPr>
          <w:t>있게 만든다.</w:t>
        </w:r>
      </w:ins>
    </w:p>
    <w:p w14:paraId="1B9C10D0" w14:textId="77777777" w:rsidR="005A1E90" w:rsidRDefault="00C51ACA" w:rsidP="005A1E90">
      <w:pPr>
        <w:rPr>
          <w:ins w:id="2134" w:author="김 유진" w:date="2020-06-24T19:53:00Z"/>
          <w:rFonts w:eastAsiaTheme="minorHAnsi" w:cs="Consolas"/>
          <w:kern w:val="0"/>
          <w:sz w:val="22"/>
        </w:rPr>
      </w:pPr>
      <w:del w:id="2135" w:author="김 유진" w:date="2020-06-24T19:29:00Z">
        <w:r w:rsidDel="00694257">
          <w:rPr>
            <w:rFonts w:eastAsiaTheme="minorHAnsi" w:cs="Consolas" w:hint="eastAsia"/>
            <w:noProof/>
            <w:kern w:val="0"/>
            <w:sz w:val="22"/>
          </w:rPr>
          <mc:AlternateContent>
            <mc:Choice Requires="wpg">
              <w:drawing>
                <wp:anchor distT="0" distB="0" distL="114300" distR="114300" simplePos="0" relativeHeight="251696128" behindDoc="0" locked="0" layoutInCell="1" allowOverlap="1" wp14:anchorId="709DAFFD" wp14:editId="467D1253">
                  <wp:simplePos x="0" y="0"/>
                  <wp:positionH relativeFrom="column">
                    <wp:posOffset>518795</wp:posOffset>
                  </wp:positionH>
                  <wp:positionV relativeFrom="paragraph">
                    <wp:posOffset>360680</wp:posOffset>
                  </wp:positionV>
                  <wp:extent cx="4693920" cy="2747645"/>
                  <wp:effectExtent l="0" t="0" r="0" b="0"/>
                  <wp:wrapTopAndBottom/>
                  <wp:docPr id="42" name="그룹 4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693920" cy="2436701"/>
                            <a:chOff x="0" y="0"/>
                            <a:chExt cx="4693920" cy="2437130"/>
                          </a:xfrm>
                        </wpg:grpSpPr>
                        <pic:pic xmlns:pic="http://schemas.openxmlformats.org/drawingml/2006/picture">
                          <pic:nvPicPr>
                            <pic:cNvPr id="22" name="그림 22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93920" cy="243670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17C6653C" id="그룹 42" o:spid="_x0000_s1026" style="position:absolute;left:0;text-align:left;margin-left:40.85pt;margin-top:28.4pt;width:369.6pt;height:216.35pt;z-index:251696128;mso-height-relative:margin" coordsize="46939,243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">
                  <v:shape id="그림 22" o:spid="_x0000_s1027" type="#_x0000_t75" alt="스크린샷이(가) 표시된 사진&#10;&#10;자동 생성된 설명" style="position:absolute;width:46939;height:24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">
                    <v:imagedata r:id="rId36" o:title="스크린샷이(가) 표시된 사진&#10;&#10;자동 생성된 설명"/>
                  </v:shape>
                  <w10:wrap type="topAndBottom"/>
                </v:group>
              </w:pict>
            </mc:Fallback>
          </mc:AlternateContent>
        </w:r>
      </w:del>
      <w:del w:id="2136" w:author="김 유진" w:date="2020-06-24T19:27:00Z">
        <w:r w:rsidDel="00C51ACA">
          <w:rPr>
            <w:rFonts w:eastAsiaTheme="minorHAnsi" w:cs="Consolas" w:hint="eastAsia"/>
            <w:noProof/>
            <w:kern w:val="0"/>
            <w:sz w:val="22"/>
          </w:rPr>
          <mc:AlternateContent>
            <mc:Choice Requires="wpg">
              <w:drawing>
                <wp:anchor distT="0" distB="0" distL="114300" distR="114300" simplePos="0" relativeHeight="251686912" behindDoc="0" locked="0" layoutInCell="1" allowOverlap="1" wp14:anchorId="4A707242" wp14:editId="132A0031">
                  <wp:simplePos x="0" y="0"/>
                  <wp:positionH relativeFrom="column">
                    <wp:posOffset>508958</wp:posOffset>
                  </wp:positionH>
                  <wp:positionV relativeFrom="paragraph">
                    <wp:posOffset>3414227</wp:posOffset>
                  </wp:positionV>
                  <wp:extent cx="4700905" cy="2813685"/>
                  <wp:effectExtent l="0" t="0" r="4445" b="5715"/>
                  <wp:wrapTopAndBottom/>
                  <wp:docPr id="39" name="그룹 3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700905" cy="2418080"/>
                            <a:chOff x="0" y="0"/>
                            <a:chExt cx="4700905" cy="2418080"/>
                          </a:xfrm>
                        </wpg:grpSpPr>
                        <pic:pic xmlns:pic="http://schemas.openxmlformats.org/drawingml/2006/picture">
                          <pic:nvPicPr>
                            <pic:cNvPr id="24" name="그림 24" descr="스크린샷, 그리기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700905" cy="24180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7A715C7F" id="그룹 39" o:spid="_x0000_s1026" style="position:absolute;left:0;text-align:left;margin-left:40.1pt;margin-top:268.85pt;width:370.15pt;height:221.55pt;z-index:251686912" coordsize="47009,24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">
                  <v:shape id="그림 24" o:spid="_x0000_s1027" type="#_x0000_t75" alt="스크린샷, 그리기이(가) 표시된 사진&#10;&#10;자동 생성된 설명" style="position:absolute;width:47009;height:24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">
                    <v:imagedata r:id="rId38" o:title="스크린샷, 그리기이(가) 표시된 사진&#10;&#10;자동 생성된 설명"/>
                  </v:shape>
                  <w10:wrap type="topAndBottom"/>
                </v:group>
              </w:pict>
            </mc:Fallback>
          </mc:AlternateContent>
        </w:r>
      </w:del>
      <w:del w:id="2137" w:author="김 유진" w:date="2020-06-24T19:28:00Z">
        <w:r w:rsidDel="00C51ACA">
          <w:rPr>
            <w:rFonts w:eastAsiaTheme="minorHAnsi" w:cs="Consolas" w:hint="eastAsia"/>
            <w:noProof/>
            <w:kern w:val="0"/>
            <w:sz w:val="22"/>
          </w:rPr>
          <mc:AlternateContent>
            <mc:Choice Requires="wpg">
              <w:drawing>
                <wp:anchor distT="0" distB="0" distL="114300" distR="114300" simplePos="0" relativeHeight="251682816" behindDoc="0" locked="0" layoutInCell="1" allowOverlap="1" wp14:anchorId="30876DC0" wp14:editId="4D560608">
                  <wp:simplePos x="0" y="0"/>
                  <wp:positionH relativeFrom="column">
                    <wp:posOffset>517585</wp:posOffset>
                  </wp:positionH>
                  <wp:positionV relativeFrom="paragraph">
                    <wp:posOffset>360476</wp:posOffset>
                  </wp:positionV>
                  <wp:extent cx="4693920" cy="2831465"/>
                  <wp:effectExtent l="0" t="0" r="0" b="6985"/>
                  <wp:wrapTopAndBottom/>
                  <wp:docPr id="36" name="그룹 36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693920" cy="2437130"/>
                            <a:chOff x="0" y="0"/>
                            <a:chExt cx="4693920" cy="2437130"/>
                          </a:xfrm>
                        </wpg:grpSpPr>
                        <pic:pic xmlns:pic="http://schemas.openxmlformats.org/drawingml/2006/picture">
                          <pic:nvPicPr>
                            <pic:cNvPr id="22" name="그림 22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93920" cy="24371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6D2F2D80" id="그룹 36" o:spid="_x0000_s1026" style="position:absolute;left:0;text-align:left;margin-left:40.75pt;margin-top:28.4pt;width:369.6pt;height:222.95pt;z-index:251682816" coordsize="46939,243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">
                  <v:shape id="그림 22" o:spid="_x0000_s1027" type="#_x0000_t75" alt="스크린샷이(가) 표시된 사진&#10;&#10;자동 생성된 설명" style="position:absolute;width:46939;height:24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">
                    <v:imagedata r:id="rId36" o:title="스크린샷이(가) 표시된 사진&#10;&#10;자동 생성된 설명"/>
                  </v:shape>
                  <w10:wrap type="topAndBottom"/>
                </v:group>
              </w:pict>
            </mc:Fallback>
          </mc:AlternateContent>
        </w:r>
      </w:del>
      <w:ins w:id="2138" w:author="김 유진" w:date="2020-06-24T19:22:00Z">
        <w:r w:rsidR="00EF5875">
          <w:rPr>
            <w:rFonts w:eastAsiaTheme="minorHAnsi" w:cs="Consolas"/>
            <w:kern w:val="0"/>
            <w:sz w:val="22"/>
          </w:rPr>
          <w:tab/>
          <w:t>88~90</w:t>
        </w:r>
        <w:r w:rsidR="00EF5875">
          <w:rPr>
            <w:rFonts w:eastAsiaTheme="minorHAnsi" w:cs="Consolas" w:hint="eastAsia"/>
            <w:kern w:val="0"/>
            <w:sz w:val="22"/>
          </w:rPr>
          <w:t xml:space="preserve">줄 </w:t>
        </w:r>
        <w:r w:rsidR="00EF5875">
          <w:rPr>
            <w:rFonts w:eastAsiaTheme="minorHAnsi" w:cs="Consolas"/>
            <w:kern w:val="0"/>
            <w:sz w:val="22"/>
          </w:rPr>
          <w:t>: &lt;</w:t>
        </w:r>
        <w:r w:rsidR="00EF5875">
          <w:rPr>
            <w:rFonts w:eastAsiaTheme="minorHAnsi" w:cs="Consolas" w:hint="eastAsia"/>
            <w:kern w:val="0"/>
            <w:sz w:val="22"/>
          </w:rPr>
          <w:t>a</w:t>
        </w:r>
        <w:r w:rsidR="00EF5875">
          <w:rPr>
            <w:rFonts w:eastAsiaTheme="minorHAnsi" w:cs="Consolas"/>
            <w:kern w:val="0"/>
            <w:sz w:val="22"/>
          </w:rPr>
          <w:t>&gt;</w:t>
        </w:r>
      </w:ins>
      <w:ins w:id="2139" w:author="김 유진" w:date="2020-06-24T19:23:00Z">
        <w:r w:rsidR="00EF5875">
          <w:rPr>
            <w:rFonts w:eastAsiaTheme="minorHAnsi" w:cs="Consolas" w:hint="eastAsia"/>
            <w:kern w:val="0"/>
            <w:sz w:val="22"/>
          </w:rPr>
          <w:t>를 이용하여 고객 센터로 이동하게 만든다.</w:t>
        </w:r>
      </w:ins>
    </w:p>
    <w:p w14:paraId="1E5208C8" w14:textId="4B1138A7" w:rsidR="00DE7BC1" w:rsidRPr="005A1E90" w:rsidRDefault="005A1E90" w:rsidP="005A1E90">
      <w:pPr>
        <w:pStyle w:val="2"/>
        <w:numPr>
          <w:ilvl w:val="1"/>
          <w:numId w:val="2"/>
        </w:numPr>
        <w:rPr>
          <w:ins w:id="2140" w:author="김 유진" w:date="2020-06-24T19:23:00Z"/>
          <w:rFonts w:hint="eastAsia"/>
          <w:sz w:val="22"/>
          <w:rPrChange w:id="2141" w:author="김 유진" w:date="2020-06-24T19:53:00Z">
            <w:rPr>
              <w:ins w:id="2142" w:author="김 유진" w:date="2020-06-24T19:23:00Z"/>
              <w:rFonts w:hint="eastAsia"/>
            </w:rPr>
          </w:rPrChange>
        </w:rPr>
        <w:pPrChange w:id="2143" w:author="김 유진" w:date="2020-06-24T19:53:00Z">
          <w:pPr/>
        </w:pPrChange>
      </w:pPr>
      <w:ins w:id="2144" w:author="김 유진" w:date="2020-06-24T19:53:00Z">
        <w:r>
          <w:rPr>
            <w:rFonts w:hint="eastAsia"/>
            <w:sz w:val="22"/>
          </w:rPr>
          <w:t>L</w:t>
        </w:r>
        <w:r>
          <w:rPr>
            <w:sz w:val="22"/>
          </w:rPr>
          <w:t>ogin</w:t>
        </w:r>
        <w:r w:rsidRPr="004718F3">
          <w:rPr>
            <w:sz w:val="22"/>
          </w:rPr>
          <w:t>(</w:t>
        </w:r>
      </w:ins>
      <w:ins w:id="2145" w:author="김 유진" w:date="2020-06-24T19:54:00Z">
        <w:r>
          <w:rPr>
            <w:rFonts w:hint="eastAsia"/>
            <w:sz w:val="22"/>
          </w:rPr>
          <w:t xml:space="preserve"> f</w:t>
        </w:r>
        <w:r>
          <w:rPr>
            <w:sz w:val="22"/>
          </w:rPr>
          <w:t>orm</w:t>
        </w:r>
        <w:r w:rsidR="00917F81">
          <w:rPr>
            <w:sz w:val="22"/>
          </w:rPr>
          <w:t xml:space="preserve"> : </w:t>
        </w:r>
        <w:r w:rsidR="00917F81">
          <w:rPr>
            <w:rFonts w:hint="eastAsia"/>
            <w:sz w:val="22"/>
          </w:rPr>
          <w:t>이채림</w:t>
        </w:r>
        <w:r w:rsidR="00917F81">
          <w:rPr>
            <w:sz w:val="22"/>
          </w:rPr>
          <w:t xml:space="preserve">, </w:t>
        </w:r>
        <w:r w:rsidR="00917F81">
          <w:rPr>
            <w:rFonts w:hint="eastAsia"/>
            <w:sz w:val="22"/>
          </w:rPr>
          <w:t>L</w:t>
        </w:r>
        <w:r w:rsidR="00917F81">
          <w:rPr>
            <w:sz w:val="22"/>
          </w:rPr>
          <w:t xml:space="preserve">ogin </w:t>
        </w:r>
        <w:r w:rsidR="00917F81">
          <w:rPr>
            <w:rFonts w:hint="eastAsia"/>
            <w:sz w:val="22"/>
          </w:rPr>
          <w:t xml:space="preserve">창 </w:t>
        </w:r>
        <w:r w:rsidR="00917F81">
          <w:rPr>
            <w:sz w:val="22"/>
          </w:rPr>
          <w:t xml:space="preserve">: </w:t>
        </w:r>
      </w:ins>
      <w:ins w:id="2146" w:author="김 유진" w:date="2020-06-24T19:53:00Z">
        <w:r w:rsidRPr="004718F3">
          <w:rPr>
            <w:rFonts w:hint="eastAsia"/>
            <w:sz w:val="22"/>
          </w:rPr>
          <w:t>김유진</w:t>
        </w:r>
        <w:r>
          <w:rPr>
            <w:sz w:val="22"/>
          </w:rPr>
          <w:t>)</w:t>
        </w:r>
      </w:ins>
      <w:r w:rsidR="00DE7BC1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2B22AEDD" wp14:editId="026611E1">
                <wp:simplePos x="0" y="0"/>
                <wp:positionH relativeFrom="margin">
                  <wp:align>center</wp:align>
                </wp:positionH>
                <wp:positionV relativeFrom="paragraph">
                  <wp:posOffset>478543</wp:posOffset>
                </wp:positionV>
                <wp:extent cx="4693920" cy="2833370"/>
                <wp:effectExtent l="0" t="0" r="0" b="5080"/>
                <wp:wrapTopAndBottom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3920" cy="2833370"/>
                          <a:chOff x="0" y="0"/>
                          <a:chExt cx="4693920" cy="2833370"/>
                        </a:xfrm>
                      </wpg:grpSpPr>
                      <pic:pic xmlns:pic="http://schemas.openxmlformats.org/drawingml/2006/picture">
                        <pic:nvPicPr>
                          <pic:cNvPr id="22" name="그림 22" descr="스크린샷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920" cy="2436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2494915"/>
                            <a:ext cx="469392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D3FED4" w14:textId="1D01585A" w:rsidR="00694257" w:rsidRDefault="00694257" w:rsidP="00694257">
                              <w:pPr>
                                <w:pStyle w:val="ab"/>
                                <w:jc w:val="center"/>
                                <w:rPr>
                                  <w:rFonts w:hint="eastAsia"/>
                                  <w:noProof/>
                                </w:rPr>
                                <w:pPrChange w:id="2147" w:author="김 유진" w:date="2020-06-24T19:29:00Z">
                                  <w:pPr/>
                                </w:pPrChange>
                              </w:pPr>
                              <w:ins w:id="2148" w:author="김 유진" w:date="2020-06-24T19:29:00Z">
                                <w:r>
                                  <w:t xml:space="preserve">사진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사진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2149" w:author="김 유진" w:date="2020-06-24T19:35:00Z">
                                <w:r w:rsidR="00073C6D">
                                  <w:rPr>
                                    <w:noProof/>
                                  </w:rPr>
                                  <w:t>5</w:t>
                                </w:r>
                              </w:ins>
                              <w:ins w:id="2150" w:author="김 유진" w:date="2020-06-24T19:29:00Z">
                                <w:r>
                                  <w:fldChar w:fldCharType="end"/>
                                </w:r>
                                <w:r>
                                  <w:t xml:space="preserve"> – </w:t>
                                </w:r>
                                <w:r>
                                  <w:rPr>
                                    <w:rFonts w:hint="eastAsia"/>
                                  </w:rPr>
                                  <w:t>로그인 선택 페이지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22AEDD" id="그룹 46" o:spid="_x0000_s1053" style="position:absolute;left:0;text-align:left;margin-left:0;margin-top:37.7pt;width:369.6pt;height:223.1pt;z-index:251699200;mso-position-horizontal:center;mso-position-horizontal-relative:margin" coordsize="46939,283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">
                <v:shape id="그림 22" o:spid="_x0000_s1054" type="#_x0000_t75" alt="스크린샷이(가) 표시된 사진&#10;&#10;자동 생성된 설명" style="position:absolute;width:46939;height:24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">
                  <v:imagedata r:id="rId36" o:title="스크린샷이(가) 표시된 사진&#10;&#10;자동 생성된 설명"/>
                </v:shape>
                <v:shape id="Text Box 45" o:spid="_x0000_s1055" type="#_x0000_t202" style="position:absolute;top:24949;width:4693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3FD3FED4" w14:textId="1D01585A" w:rsidR="00694257" w:rsidRDefault="00694257" w:rsidP="00694257">
                        <w:pPr>
                          <w:pStyle w:val="ab"/>
                          <w:jc w:val="center"/>
                          <w:rPr>
                            <w:rFonts w:hint="eastAsia"/>
                            <w:noProof/>
                          </w:rPr>
                          <w:pPrChange w:id="2151" w:author="김 유진" w:date="2020-06-24T19:29:00Z">
                            <w:pPr/>
                          </w:pPrChange>
                        </w:pPr>
                        <w:ins w:id="2152" w:author="김 유진" w:date="2020-06-24T19:29:00Z">
                          <w:r>
                            <w:t xml:space="preserve">사진 </w:t>
                          </w:r>
                          <w:r>
                            <w:fldChar w:fldCharType="begin"/>
                          </w:r>
                          <w:r>
                            <w:instrText xml:space="preserve"> SEQ 사진 \* ARABIC </w:instrText>
                          </w:r>
                        </w:ins>
                        <w:r>
                          <w:fldChar w:fldCharType="separate"/>
                        </w:r>
                        <w:ins w:id="2153" w:author="김 유진" w:date="2020-06-24T19:35:00Z">
                          <w:r w:rsidR="00073C6D">
                            <w:rPr>
                              <w:noProof/>
                            </w:rPr>
                            <w:t>5</w:t>
                          </w:r>
                        </w:ins>
                        <w:ins w:id="2154" w:author="김 유진" w:date="2020-06-24T19:29:00Z">
                          <w:r>
                            <w:fldChar w:fldCharType="end"/>
                          </w:r>
                          <w:r>
                            <w:t xml:space="preserve"> – </w:t>
                          </w:r>
                          <w:r>
                            <w:rPr>
                              <w:rFonts w:hint="eastAsia"/>
                            </w:rPr>
                            <w:t>로그인 선택 페이지</w:t>
                          </w:r>
                        </w:ins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D820C94" w14:textId="6783F755" w:rsidR="00C51ACA" w:rsidRDefault="00694257" w:rsidP="0072327F">
      <w:pPr>
        <w:ind w:firstLine="800"/>
        <w:rPr>
          <w:ins w:id="2155" w:author="김 유진" w:date="2020-06-24T19:21:00Z"/>
          <w:rFonts w:eastAsiaTheme="minorHAnsi" w:cs="Consolas" w:hint="eastAsia"/>
          <w:kern w:val="0"/>
          <w:sz w:val="22"/>
        </w:rPr>
        <w:pPrChange w:id="2156" w:author="김 유진" w:date="2020-06-24T19:29:00Z">
          <w:pPr/>
        </w:pPrChange>
      </w:pPr>
      <w:ins w:id="2157" w:author="김 유진" w:date="2020-06-24T19:29:00Z">
        <w:r>
          <w:rPr>
            <w:rFonts w:eastAsiaTheme="minorHAnsi" w:cs="Consolas" w:hint="eastAsia"/>
            <w:kern w:val="0"/>
            <w:sz w:val="22"/>
          </w:rPr>
          <w:t>[소스</w:t>
        </w:r>
        <w:r>
          <w:rPr>
            <w:rFonts w:eastAsiaTheme="minorHAnsi" w:cs="Consolas"/>
            <w:kern w:val="0"/>
            <w:sz w:val="22"/>
          </w:rPr>
          <w:t>]</w:t>
        </w:r>
      </w:ins>
    </w:p>
    <w:p w14:paraId="2E67681C" w14:textId="77777777" w:rsidR="000016B4" w:rsidRDefault="0072327F" w:rsidP="000016B4">
      <w:pPr>
        <w:wordWrap/>
        <w:adjustRightInd w:val="0"/>
        <w:spacing w:after="0" w:line="240" w:lineRule="auto"/>
        <w:jc w:val="left"/>
        <w:rPr>
          <w:ins w:id="2158" w:author="김 유진" w:date="2020-06-24T19:30:00Z"/>
          <w:rFonts w:ascii="Consolas" w:hAnsi="Consolas" w:cs="Consolas"/>
          <w:kern w:val="0"/>
          <w:szCs w:val="20"/>
        </w:rPr>
      </w:pPr>
      <w:ins w:id="2159" w:author="김 유진" w:date="2020-06-24T19:30:00Z">
        <w:r>
          <w:rPr>
            <w:rFonts w:eastAsiaTheme="minorHAnsi"/>
            <w:sz w:val="22"/>
          </w:rPr>
          <w:tab/>
        </w:r>
        <w:r w:rsidR="000016B4">
          <w:rPr>
            <w:rFonts w:ascii="Consolas" w:hAnsi="Consolas" w:cs="Consolas"/>
            <w:color w:val="008080"/>
            <w:kern w:val="0"/>
            <w:szCs w:val="20"/>
          </w:rPr>
          <w:t>&lt;</w:t>
        </w:r>
        <w:r w:rsidR="000016B4"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ul</w:t>
        </w:r>
        <w:r w:rsidR="000016B4">
          <w:rPr>
            <w:rFonts w:ascii="Consolas" w:hAnsi="Consolas" w:cs="Consolas"/>
            <w:kern w:val="0"/>
            <w:szCs w:val="20"/>
          </w:rPr>
          <w:t xml:space="preserve"> </w:t>
        </w:r>
        <w:r w:rsidR="000016B4">
          <w:rPr>
            <w:rFonts w:ascii="Consolas" w:hAnsi="Consolas" w:cs="Consolas"/>
            <w:color w:val="7F007F"/>
            <w:kern w:val="0"/>
            <w:szCs w:val="20"/>
          </w:rPr>
          <w:t>class</w:t>
        </w:r>
        <w:r w:rsidR="000016B4">
          <w:rPr>
            <w:rFonts w:ascii="Consolas" w:hAnsi="Consolas" w:cs="Consolas"/>
            <w:color w:val="000000"/>
            <w:kern w:val="0"/>
            <w:szCs w:val="20"/>
          </w:rPr>
          <w:t>=</w:t>
        </w:r>
        <w:r w:rsidR="000016B4">
          <w:rPr>
            <w:rFonts w:ascii="Consolas" w:hAnsi="Consolas" w:cs="Consolas"/>
            <w:i/>
            <w:iCs/>
            <w:color w:val="2A00FF"/>
            <w:kern w:val="0"/>
            <w:szCs w:val="20"/>
          </w:rPr>
          <w:t>"features"</w:t>
        </w:r>
        <w:r w:rsidR="000016B4"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5011BC8F" w14:textId="22748C46" w:rsidR="000016B4" w:rsidRDefault="000016B4" w:rsidP="000016B4">
      <w:pPr>
        <w:wordWrap/>
        <w:adjustRightInd w:val="0"/>
        <w:spacing w:after="0" w:line="240" w:lineRule="auto"/>
        <w:jc w:val="left"/>
        <w:rPr>
          <w:ins w:id="2160" w:author="김 유진" w:date="2020-06-24T19:30:00Z"/>
          <w:rFonts w:ascii="Consolas" w:hAnsi="Consolas" w:cs="Consolas"/>
          <w:kern w:val="0"/>
          <w:szCs w:val="20"/>
        </w:rPr>
      </w:pPr>
      <w:ins w:id="2161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537B913D" w14:textId="6004E260" w:rsidR="000016B4" w:rsidRDefault="000016B4" w:rsidP="000016B4">
      <w:pPr>
        <w:wordWrap/>
        <w:adjustRightInd w:val="0"/>
        <w:spacing w:after="0" w:line="240" w:lineRule="auto"/>
        <w:jc w:val="left"/>
        <w:rPr>
          <w:ins w:id="2162" w:author="김 유진" w:date="2020-06-24T19:30:00Z"/>
          <w:rFonts w:ascii="Consolas" w:hAnsi="Consolas" w:cs="Consolas"/>
          <w:kern w:val="0"/>
          <w:szCs w:val="20"/>
        </w:rPr>
      </w:pPr>
      <w:ins w:id="2163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br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467FC274" w14:textId="4312003A" w:rsidR="000016B4" w:rsidRDefault="000016B4" w:rsidP="000016B4">
      <w:pPr>
        <w:wordWrap/>
        <w:adjustRightInd w:val="0"/>
        <w:spacing w:after="0" w:line="240" w:lineRule="auto"/>
        <w:jc w:val="left"/>
        <w:rPr>
          <w:ins w:id="2164" w:author="김 유진" w:date="2020-06-24T19:30:00Z"/>
          <w:rFonts w:ascii="Consolas" w:hAnsi="Consolas" w:cs="Consolas"/>
          <w:kern w:val="0"/>
          <w:szCs w:val="20"/>
        </w:rPr>
      </w:pPr>
      <w:ins w:id="2165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h4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"GLogin.jsp"</w:t>
        </w:r>
      </w:ins>
      <w:ins w:id="2166" w:author="김 유진" w:date="2020-06-24T19:50:00Z">
        <w:r w:rsidR="00DE7BC1">
          <w:rPr>
            <w:rFonts w:ascii="Consolas" w:hAnsi="Consolas" w:cs="Consolas"/>
            <w:kern w:val="0"/>
            <w:szCs w:val="20"/>
          </w:rPr>
          <w:t xml:space="preserve"> </w:t>
        </w:r>
      </w:ins>
      <w:ins w:id="2167" w:author="김 유진" w:date="2020-06-24T19:30:00Z"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일반회원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h4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2E53A832" w14:textId="7CB99B5B" w:rsidR="000016B4" w:rsidRDefault="000016B4" w:rsidP="000016B4">
      <w:pPr>
        <w:wordWrap/>
        <w:adjustRightInd w:val="0"/>
        <w:spacing w:after="0" w:line="240" w:lineRule="auto"/>
        <w:jc w:val="left"/>
        <w:rPr>
          <w:ins w:id="2168" w:author="김 유진" w:date="2020-06-24T19:30:00Z"/>
          <w:rFonts w:ascii="Consolas" w:hAnsi="Consolas" w:cs="Consolas"/>
          <w:kern w:val="0"/>
          <w:szCs w:val="20"/>
        </w:rPr>
      </w:pPr>
      <w:ins w:id="2169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5A6847A6" w14:textId="2E4CC182" w:rsidR="000016B4" w:rsidRDefault="000016B4" w:rsidP="000016B4">
      <w:pPr>
        <w:wordWrap/>
        <w:adjustRightInd w:val="0"/>
        <w:spacing w:after="0" w:line="240" w:lineRule="auto"/>
        <w:jc w:val="left"/>
        <w:rPr>
          <w:ins w:id="2170" w:author="김 유진" w:date="2020-06-24T19:30:00Z"/>
          <w:rFonts w:ascii="Consolas" w:hAnsi="Consolas" w:cs="Consolas"/>
          <w:kern w:val="0"/>
          <w:szCs w:val="20"/>
        </w:rPr>
      </w:pPr>
      <w:ins w:id="2171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6D91A210" w14:textId="59B57FC7" w:rsidR="000016B4" w:rsidRDefault="000016B4" w:rsidP="000016B4">
      <w:pPr>
        <w:wordWrap/>
        <w:adjustRightInd w:val="0"/>
        <w:spacing w:after="0" w:line="240" w:lineRule="auto"/>
        <w:jc w:val="left"/>
        <w:rPr>
          <w:ins w:id="2172" w:author="김 유진" w:date="2020-06-24T19:30:00Z"/>
          <w:rFonts w:ascii="Consolas" w:hAnsi="Consolas" w:cs="Consolas"/>
          <w:kern w:val="0"/>
          <w:szCs w:val="20"/>
        </w:rPr>
      </w:pPr>
      <w:ins w:id="2173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br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07033C32" w14:textId="3FD3CE08" w:rsidR="000016B4" w:rsidRDefault="000016B4" w:rsidP="000016B4">
      <w:pPr>
        <w:wordWrap/>
        <w:adjustRightInd w:val="0"/>
        <w:spacing w:after="0" w:line="240" w:lineRule="auto"/>
        <w:jc w:val="left"/>
        <w:rPr>
          <w:ins w:id="2174" w:author="김 유진" w:date="2020-06-24T19:30:00Z"/>
          <w:rFonts w:ascii="Consolas" w:hAnsi="Consolas" w:cs="Consolas"/>
          <w:kern w:val="0"/>
          <w:szCs w:val="20"/>
        </w:rPr>
      </w:pPr>
      <w:ins w:id="2175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h4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"DLogin.jsp"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개발자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h4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222911B9" w14:textId="3ABA80B0" w:rsidR="000016B4" w:rsidRDefault="000016B4" w:rsidP="000016B4">
      <w:pPr>
        <w:wordWrap/>
        <w:adjustRightInd w:val="0"/>
        <w:spacing w:after="0" w:line="240" w:lineRule="auto"/>
        <w:jc w:val="left"/>
        <w:rPr>
          <w:ins w:id="2176" w:author="김 유진" w:date="2020-06-24T19:30:00Z"/>
          <w:rFonts w:ascii="Consolas" w:hAnsi="Consolas" w:cs="Consolas"/>
          <w:kern w:val="0"/>
          <w:szCs w:val="20"/>
        </w:rPr>
      </w:pPr>
      <w:ins w:id="2177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1C99AB98" w14:textId="5A64E999" w:rsidR="000016B4" w:rsidRDefault="000016B4" w:rsidP="000016B4">
      <w:pPr>
        <w:wordWrap/>
        <w:adjustRightInd w:val="0"/>
        <w:spacing w:after="0" w:line="240" w:lineRule="auto"/>
        <w:jc w:val="left"/>
        <w:rPr>
          <w:ins w:id="2178" w:author="김 유진" w:date="2020-06-24T19:30:00Z"/>
          <w:rFonts w:ascii="Consolas" w:hAnsi="Consolas" w:cs="Consolas"/>
          <w:kern w:val="0"/>
          <w:szCs w:val="20"/>
        </w:rPr>
      </w:pPr>
      <w:ins w:id="2179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4E58A156" w14:textId="26C22C3E" w:rsidR="000016B4" w:rsidRDefault="000016B4" w:rsidP="000016B4">
      <w:pPr>
        <w:wordWrap/>
        <w:adjustRightInd w:val="0"/>
        <w:spacing w:after="0" w:line="240" w:lineRule="auto"/>
        <w:jc w:val="left"/>
        <w:rPr>
          <w:ins w:id="2180" w:author="김 유진" w:date="2020-06-24T19:30:00Z"/>
          <w:rFonts w:ascii="Consolas" w:hAnsi="Consolas" w:cs="Consolas"/>
          <w:kern w:val="0"/>
          <w:szCs w:val="20"/>
        </w:rPr>
      </w:pPr>
      <w:ins w:id="2181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br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39324625" w14:textId="73F2ABB4" w:rsidR="000016B4" w:rsidRDefault="000016B4" w:rsidP="000016B4">
      <w:pPr>
        <w:wordWrap/>
        <w:adjustRightInd w:val="0"/>
        <w:spacing w:after="0" w:line="240" w:lineRule="auto"/>
        <w:jc w:val="left"/>
        <w:rPr>
          <w:ins w:id="2182" w:author="김 유진" w:date="2020-06-24T19:30:00Z"/>
          <w:rFonts w:ascii="Consolas" w:hAnsi="Consolas" w:cs="Consolas"/>
          <w:kern w:val="0"/>
          <w:szCs w:val="20"/>
        </w:rPr>
      </w:pPr>
      <w:ins w:id="2183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</w:ins>
      <w:ins w:id="2184" w:author="김 유진" w:date="2020-06-24T19:31:00Z">
        <w:r>
          <w:rPr>
            <w:rFonts w:ascii="Consolas" w:hAnsi="Consolas" w:cs="Consolas"/>
            <w:color w:val="000000"/>
            <w:kern w:val="0"/>
            <w:szCs w:val="20"/>
          </w:rPr>
          <w:tab/>
        </w:r>
      </w:ins>
      <w:ins w:id="2185" w:author="김 유진" w:date="2020-06-24T19:30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h4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href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"/capstone/Admin/ALogin.jsp"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class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관리자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a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h4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58B9D47A" w14:textId="3069D6AD" w:rsidR="000016B4" w:rsidRDefault="000016B4" w:rsidP="000016B4">
      <w:pPr>
        <w:wordWrap/>
        <w:adjustRightInd w:val="0"/>
        <w:spacing w:after="0" w:line="240" w:lineRule="auto"/>
        <w:jc w:val="left"/>
        <w:rPr>
          <w:ins w:id="2186" w:author="김 유진" w:date="2020-06-24T19:30:00Z"/>
          <w:rFonts w:ascii="Consolas" w:hAnsi="Consolas" w:cs="Consolas"/>
          <w:kern w:val="0"/>
          <w:szCs w:val="20"/>
        </w:rPr>
      </w:pPr>
      <w:ins w:id="2187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li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45F3AA12" w14:textId="0C6488FB" w:rsidR="006A3B6F" w:rsidRDefault="000016B4" w:rsidP="000016B4">
      <w:pPr>
        <w:rPr>
          <w:ins w:id="2188" w:author="김 유진" w:date="2020-06-24T19:31:00Z"/>
          <w:rFonts w:ascii="Consolas" w:hAnsi="Consolas" w:cs="Consolas"/>
          <w:color w:val="008080"/>
          <w:kern w:val="0"/>
          <w:szCs w:val="20"/>
        </w:rPr>
      </w:pPr>
      <w:ins w:id="2189" w:author="김 유진" w:date="2020-06-24T19:30:00Z"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ul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50EFC496" w14:textId="079887EE" w:rsidR="000016B4" w:rsidRDefault="006C440F" w:rsidP="00DB453F">
      <w:pPr>
        <w:ind w:left="800"/>
        <w:rPr>
          <w:ins w:id="2190" w:author="김 유진" w:date="2020-06-24T19:33:00Z"/>
          <w:rFonts w:eastAsiaTheme="minorHAnsi" w:cs="Consolas"/>
          <w:kern w:val="0"/>
          <w:sz w:val="22"/>
        </w:rPr>
      </w:pPr>
      <w:r>
        <w:rPr>
          <w:rFonts w:eastAsiaTheme="minorHAnsi" w:cs="Consolas"/>
          <w:noProof/>
          <w:kern w:val="0"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C8CAF5E" wp14:editId="79DEA82C">
                <wp:simplePos x="0" y="0"/>
                <wp:positionH relativeFrom="column">
                  <wp:posOffset>1092631</wp:posOffset>
                </wp:positionH>
                <wp:positionV relativeFrom="paragraph">
                  <wp:posOffset>655675</wp:posOffset>
                </wp:positionV>
                <wp:extent cx="3537345" cy="5979795"/>
                <wp:effectExtent l="0" t="0" r="6350" b="1905"/>
                <wp:wrapTopAndBottom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7345" cy="5979795"/>
                          <a:chOff x="0" y="0"/>
                          <a:chExt cx="3537345" cy="5979795"/>
                        </a:xfrm>
                      </wpg:grpSpPr>
                      <wpg:grpSp>
                        <wpg:cNvPr id="48" name="그룹 9"/>
                        <wpg:cNvGrpSpPr/>
                        <wpg:grpSpPr>
                          <a:xfrm>
                            <a:off x="0" y="0"/>
                            <a:ext cx="3537345" cy="5586361"/>
                            <a:chOff x="0" y="0"/>
                            <a:chExt cx="3537345" cy="5586361"/>
                          </a:xfrm>
                        </wpg:grpSpPr>
                        <pic:pic xmlns:pic="http://schemas.openxmlformats.org/drawingml/2006/picture">
                          <pic:nvPicPr>
                            <pic:cNvPr id="49" name="그림 49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113" y="1888334"/>
                              <a:ext cx="3517119" cy="182010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0" name="그림 50" descr="스크린샷, 그리기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37345" cy="182173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1" name="그림 51" descr="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112" y="3775045"/>
                              <a:ext cx="3517120" cy="181131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2" name="Text Box 52"/>
                        <wps:cNvSpPr txBox="1"/>
                        <wps:spPr>
                          <a:xfrm>
                            <a:off x="0" y="5641340"/>
                            <a:ext cx="353631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5A04AE" w14:textId="1EF77A3C" w:rsidR="00073C6D" w:rsidRPr="00E65FE9" w:rsidRDefault="00073C6D" w:rsidP="00073C6D">
                              <w:pPr>
                                <w:pStyle w:val="ab"/>
                                <w:jc w:val="center"/>
                                <w:rPr>
                                  <w:rFonts w:eastAsiaTheme="minorHAnsi" w:hint="eastAsia"/>
                                  <w:sz w:val="22"/>
                                </w:rPr>
                                <w:pPrChange w:id="2191" w:author="김 유진" w:date="2020-06-24T19:35:00Z">
                                  <w:pPr>
                                    <w:ind w:left="800"/>
                                  </w:pPr>
                                </w:pPrChange>
                              </w:pPr>
                              <w:ins w:id="2192" w:author="김 유진" w:date="2020-06-24T19:35:00Z">
                                <w:r>
                                  <w:t xml:space="preserve">사진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사진 \* ARABIC </w:instrText>
                                </w:r>
                              </w:ins>
                              <w:r>
                                <w:fldChar w:fldCharType="separate"/>
                              </w:r>
                              <w:ins w:id="2193" w:author="김 유진" w:date="2020-06-24T19:35:00Z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– </w:t>
                                </w:r>
                                <w:r>
                                  <w:rPr>
                                    <w:rFonts w:hint="eastAsia"/>
                                  </w:rPr>
                                  <w:t>위에서부터 일반,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개발자,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관리자 로그인 창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8CAF5E" id="그룹 53" o:spid="_x0000_s1056" style="position:absolute;left:0;text-align:left;margin-left:86.05pt;margin-top:51.65pt;width:278.55pt;height:470.85pt;z-index:251704320" coordsize="35373,597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">
                <v:group id="_x0000_s1057" style="position:absolute;width:35373;height:55863" coordsize="35373,55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그림 49" o:spid="_x0000_s1058" type="#_x0000_t75" alt="스크린샷이(가) 표시된 사진&#10;&#10;자동 생성된 설명" style="position:absolute;left:101;top:18883;width:35171;height:18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">
                    <v:imagedata r:id="rId42" o:title="스크린샷이(가) 표시된 사진&#10;&#10;자동 생성된 설명"/>
                  </v:shape>
                  <v:shape id="그림 50" o:spid="_x0000_s1059" type="#_x0000_t75" alt="스크린샷, 그리기이(가) 표시된 사진&#10;&#10;자동 생성된 설명" style="position:absolute;width:35373;height:18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">
                    <v:imagedata r:id="rId43" o:title="스크린샷, 그리기이(가) 표시된 사진&#10;&#10;자동 생성된 설명"/>
                  </v:shape>
                  <v:shape id="그림 51" o:spid="_x0000_s1060" type="#_x0000_t75" alt="스크린샷이(가) 표시된 사진&#10;&#10;자동 생성된 설명" style="position:absolute;left:101;top:37750;width:35171;height:18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">
                    <v:imagedata r:id="rId44" o:title="스크린샷이(가) 표시된 사진&#10;&#10;자동 생성된 설명"/>
                  </v:shape>
                </v:group>
                <v:shape id="Text Box 52" o:spid="_x0000_s1061" type="#_x0000_t202" style="position:absolute;top:56413;width:35363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14:paraId="7E5A04AE" w14:textId="1EF77A3C" w:rsidR="00073C6D" w:rsidRPr="00E65FE9" w:rsidRDefault="00073C6D" w:rsidP="00073C6D">
                        <w:pPr>
                          <w:pStyle w:val="ab"/>
                          <w:jc w:val="center"/>
                          <w:rPr>
                            <w:rFonts w:eastAsiaTheme="minorHAnsi" w:hint="eastAsia"/>
                            <w:sz w:val="22"/>
                          </w:rPr>
                          <w:pPrChange w:id="2194" w:author="김 유진" w:date="2020-06-24T19:35:00Z">
                            <w:pPr>
                              <w:ind w:left="800"/>
                            </w:pPr>
                          </w:pPrChange>
                        </w:pPr>
                        <w:ins w:id="2195" w:author="김 유진" w:date="2020-06-24T19:35:00Z">
                          <w:r>
                            <w:t xml:space="preserve">사진 </w:t>
                          </w:r>
                          <w:r>
                            <w:fldChar w:fldCharType="begin"/>
                          </w:r>
                          <w:r>
                            <w:instrText xml:space="preserve"> SEQ 사진 \* ARABIC </w:instrText>
                          </w:r>
                        </w:ins>
                        <w:r>
                          <w:fldChar w:fldCharType="separate"/>
                        </w:r>
                        <w:ins w:id="2196" w:author="김 유진" w:date="2020-06-24T19:35:00Z">
                          <w:r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  <w:r>
                            <w:t xml:space="preserve"> – </w:t>
                          </w:r>
                          <w:r>
                            <w:rPr>
                              <w:rFonts w:hint="eastAsia"/>
                            </w:rPr>
                            <w:t>위에서부터 일반,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개발자,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관리자 로그인 창</w:t>
                          </w:r>
                        </w:ins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ins w:id="2197" w:author="김 유진" w:date="2020-06-24T19:37:00Z">
        <w:r w:rsidR="00834B58">
          <w:rPr>
            <w:rFonts w:eastAsiaTheme="minorHAnsi" w:cs="Consolas"/>
            <w:kern w:val="0"/>
            <w:sz w:val="22"/>
          </w:rPr>
          <w:t>27~40</w:t>
        </w:r>
        <w:r w:rsidR="00834B58">
          <w:rPr>
            <w:rFonts w:eastAsiaTheme="minorHAnsi" w:cs="Consolas" w:hint="eastAsia"/>
            <w:kern w:val="0"/>
            <w:sz w:val="22"/>
          </w:rPr>
          <w:t xml:space="preserve">줄 </w:t>
        </w:r>
        <w:r w:rsidR="00834B58">
          <w:rPr>
            <w:rFonts w:eastAsiaTheme="minorHAnsi" w:cs="Consolas"/>
            <w:kern w:val="0"/>
            <w:sz w:val="22"/>
          </w:rPr>
          <w:t xml:space="preserve">: </w:t>
        </w:r>
      </w:ins>
      <w:ins w:id="2198" w:author="김 유진" w:date="2020-06-24T19:32:00Z">
        <w:r w:rsidR="000016B4">
          <w:rPr>
            <w:rFonts w:eastAsiaTheme="minorHAnsi" w:cs="Consolas"/>
            <w:kern w:val="0"/>
            <w:sz w:val="22"/>
          </w:rPr>
          <w:t>&lt;ul&gt;</w:t>
        </w:r>
        <w:r w:rsidR="000016B4">
          <w:rPr>
            <w:rFonts w:eastAsiaTheme="minorHAnsi" w:cs="Consolas" w:hint="eastAsia"/>
            <w:kern w:val="0"/>
            <w:sz w:val="22"/>
          </w:rPr>
          <w:t xml:space="preserve">과 </w:t>
        </w:r>
        <w:r w:rsidR="000016B4">
          <w:rPr>
            <w:rFonts w:eastAsiaTheme="minorHAnsi" w:cs="Consolas"/>
            <w:kern w:val="0"/>
            <w:sz w:val="22"/>
          </w:rPr>
          <w:t>&lt;</w:t>
        </w:r>
        <w:r w:rsidR="000016B4">
          <w:rPr>
            <w:rFonts w:eastAsiaTheme="minorHAnsi" w:cs="Consolas" w:hint="eastAsia"/>
            <w:kern w:val="0"/>
            <w:sz w:val="22"/>
          </w:rPr>
          <w:t>l</w:t>
        </w:r>
        <w:r w:rsidR="000016B4">
          <w:rPr>
            <w:rFonts w:eastAsiaTheme="minorHAnsi" w:cs="Consolas"/>
            <w:kern w:val="0"/>
            <w:sz w:val="22"/>
          </w:rPr>
          <w:t>i&gt;</w:t>
        </w:r>
        <w:r w:rsidR="000016B4">
          <w:rPr>
            <w:rFonts w:eastAsiaTheme="minorHAnsi" w:cs="Consolas" w:hint="eastAsia"/>
            <w:kern w:val="0"/>
            <w:sz w:val="22"/>
          </w:rPr>
          <w:t xml:space="preserve">안으로 </w:t>
        </w:r>
        <w:r w:rsidR="00DB453F">
          <w:rPr>
            <w:rFonts w:eastAsiaTheme="minorHAnsi" w:cs="Consolas"/>
            <w:kern w:val="0"/>
            <w:sz w:val="22"/>
          </w:rPr>
          <w:t>&lt;a&gt;</w:t>
        </w:r>
        <w:r w:rsidR="00DB453F">
          <w:rPr>
            <w:rFonts w:eastAsiaTheme="minorHAnsi" w:cs="Consolas" w:hint="eastAsia"/>
            <w:kern w:val="0"/>
            <w:sz w:val="22"/>
          </w:rPr>
          <w:t>를 이용하여 일반,</w:t>
        </w:r>
        <w:r w:rsidR="00DB453F">
          <w:rPr>
            <w:rFonts w:eastAsiaTheme="minorHAnsi" w:cs="Consolas"/>
            <w:kern w:val="0"/>
            <w:sz w:val="22"/>
          </w:rPr>
          <w:t xml:space="preserve"> </w:t>
        </w:r>
        <w:r w:rsidR="00DB453F">
          <w:rPr>
            <w:rFonts w:eastAsiaTheme="minorHAnsi" w:cs="Consolas" w:hint="eastAsia"/>
            <w:kern w:val="0"/>
            <w:sz w:val="22"/>
          </w:rPr>
          <w:t>개발자,</w:t>
        </w:r>
        <w:r w:rsidR="00DB453F">
          <w:rPr>
            <w:rFonts w:eastAsiaTheme="minorHAnsi" w:cs="Consolas"/>
            <w:kern w:val="0"/>
            <w:sz w:val="22"/>
          </w:rPr>
          <w:t xml:space="preserve"> </w:t>
        </w:r>
        <w:r w:rsidR="00DB453F">
          <w:rPr>
            <w:rFonts w:eastAsiaTheme="minorHAnsi" w:cs="Consolas" w:hint="eastAsia"/>
            <w:kern w:val="0"/>
            <w:sz w:val="22"/>
          </w:rPr>
          <w:t>관리자 로그인으로 이동하게 만든다.</w:t>
        </w:r>
      </w:ins>
    </w:p>
    <w:p w14:paraId="1601C8AC" w14:textId="13AD3C98" w:rsidR="00E01600" w:rsidRDefault="006C440F" w:rsidP="00DB453F">
      <w:pPr>
        <w:ind w:left="800"/>
        <w:rPr>
          <w:ins w:id="2199" w:author="김 유진" w:date="2020-06-24T19:35:00Z"/>
          <w:rFonts w:eastAsiaTheme="minorHAnsi"/>
          <w:sz w:val="22"/>
        </w:rPr>
      </w:pPr>
      <w:ins w:id="2200" w:author="김 유진" w:date="2020-06-24T19:35:00Z">
        <w:r>
          <w:rPr>
            <w:rFonts w:eastAsiaTheme="minorHAnsi" w:hint="eastAsia"/>
            <w:sz w:val="22"/>
          </w:rPr>
          <w:t>[소스</w:t>
        </w:r>
        <w:r>
          <w:rPr>
            <w:rFonts w:eastAsiaTheme="minorHAnsi"/>
            <w:sz w:val="22"/>
          </w:rPr>
          <w:t>]</w:t>
        </w:r>
      </w:ins>
    </w:p>
    <w:p w14:paraId="3051478C" w14:textId="77777777" w:rsidR="00890A70" w:rsidRDefault="00890A70" w:rsidP="00890A70">
      <w:pPr>
        <w:wordWrap/>
        <w:adjustRightInd w:val="0"/>
        <w:spacing w:after="0" w:line="240" w:lineRule="auto"/>
        <w:jc w:val="left"/>
        <w:rPr>
          <w:ins w:id="2201" w:author="김 유진" w:date="2020-06-24T19:36:00Z"/>
          <w:rFonts w:ascii="Consolas" w:hAnsi="Consolas" w:cs="Consolas"/>
          <w:kern w:val="0"/>
          <w:szCs w:val="20"/>
        </w:rPr>
      </w:pPr>
      <w:ins w:id="2202" w:author="김 유진" w:date="2020-06-24T19:36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div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id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"boxin1"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 </w:t>
        </w:r>
      </w:ins>
    </w:p>
    <w:p w14:paraId="39329642" w14:textId="5F63D035" w:rsidR="00890A70" w:rsidRDefault="00890A70" w:rsidP="00890A70">
      <w:pPr>
        <w:wordWrap/>
        <w:adjustRightInd w:val="0"/>
        <w:spacing w:after="0" w:line="240" w:lineRule="auto"/>
        <w:jc w:val="left"/>
        <w:rPr>
          <w:ins w:id="2203" w:author="김 유진" w:date="2020-06-24T19:36:00Z"/>
          <w:rFonts w:ascii="Consolas" w:hAnsi="Consolas" w:cs="Consolas"/>
          <w:kern w:val="0"/>
          <w:szCs w:val="20"/>
        </w:rPr>
      </w:pPr>
      <w:ins w:id="2204" w:author="김 유진" w:date="2020-06-24T19:36:00Z">
        <w:r>
          <w:rPr>
            <w:rFonts w:ascii="Consolas" w:hAnsi="Consolas" w:cs="Consolas"/>
            <w:color w:val="000000"/>
            <w:kern w:val="0"/>
            <w:szCs w:val="20"/>
          </w:rPr>
          <w:t xml:space="preserve">       </w:t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label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id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"l1"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img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src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i/>
            <w:iCs/>
            <w:color w:val="000000"/>
            <w:kern w:val="0"/>
            <w:szCs w:val="20"/>
            <w:u w:val="single"/>
          </w:rPr>
          <w:t>/capstone/images/</w:t>
        </w:r>
        <w:r>
          <w:rPr>
            <w:rFonts w:ascii="Consolas" w:hAnsi="Consolas" w:cs="Consolas"/>
            <w:i/>
            <w:iCs/>
            <w:color w:val="000000"/>
            <w:kern w:val="0"/>
            <w:szCs w:val="20"/>
            <w:u w:val="single"/>
          </w:rPr>
          <w:t>사람</w:t>
        </w:r>
        <w:r>
          <w:rPr>
            <w:rFonts w:ascii="Consolas" w:hAnsi="Consolas" w:cs="Consolas"/>
            <w:i/>
            <w:iCs/>
            <w:color w:val="000000"/>
            <w:kern w:val="0"/>
            <w:szCs w:val="20"/>
            <w:u w:val="single"/>
          </w:rPr>
          <w:t>.png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 xml:space="preserve">" </w:t>
        </w:r>
        <w:r>
          <w:rPr>
            <w:rFonts w:ascii="Consolas" w:hAnsi="Consolas" w:cs="Consolas"/>
            <w:color w:val="7F007F"/>
            <w:kern w:val="0"/>
            <w:szCs w:val="20"/>
          </w:rPr>
          <w:t>id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"pepho"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input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type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"text"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name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"id"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placeholder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 id"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maxlength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"45"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br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label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64BB37FE" w14:textId="640592B1" w:rsidR="00890A70" w:rsidRDefault="00890A70" w:rsidP="00890A70">
      <w:pPr>
        <w:wordWrap/>
        <w:adjustRightInd w:val="0"/>
        <w:spacing w:after="0" w:line="240" w:lineRule="auto"/>
        <w:jc w:val="left"/>
        <w:rPr>
          <w:ins w:id="2205" w:author="김 유진" w:date="2020-06-24T19:36:00Z"/>
          <w:rFonts w:ascii="Consolas" w:hAnsi="Consolas" w:cs="Consolas"/>
          <w:kern w:val="0"/>
          <w:szCs w:val="20"/>
        </w:rPr>
      </w:pPr>
      <w:ins w:id="2206" w:author="김 유진" w:date="2020-06-24T19:36:00Z">
        <w:r>
          <w:rPr>
            <w:rFonts w:ascii="Consolas" w:hAnsi="Consolas" w:cs="Consolas"/>
            <w:color w:val="000000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  <w:shd w:val="clear" w:color="auto" w:fill="D4D4D4"/>
          </w:rPr>
          <w:t>div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7D5FF931" w14:textId="15BB9B4A" w:rsidR="00890A70" w:rsidRDefault="00890A70" w:rsidP="00890A70">
      <w:pPr>
        <w:wordWrap/>
        <w:adjustRightInd w:val="0"/>
        <w:spacing w:after="0" w:line="240" w:lineRule="auto"/>
        <w:jc w:val="left"/>
        <w:rPr>
          <w:ins w:id="2207" w:author="김 유진" w:date="2020-06-24T19:36:00Z"/>
          <w:rFonts w:ascii="Consolas" w:hAnsi="Consolas" w:cs="Consolas"/>
          <w:kern w:val="0"/>
          <w:szCs w:val="20"/>
        </w:rPr>
      </w:pPr>
      <w:ins w:id="2208" w:author="김 유진" w:date="2020-06-24T19:36:00Z">
        <w:r>
          <w:rPr>
            <w:rFonts w:ascii="Consolas" w:hAnsi="Consolas" w:cs="Consolas"/>
            <w:color w:val="000000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div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id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"boxin2"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65E7B88C" w14:textId="33F7B341" w:rsidR="00890A70" w:rsidRDefault="00890A70" w:rsidP="00890A70">
      <w:pPr>
        <w:wordWrap/>
        <w:adjustRightInd w:val="0"/>
        <w:spacing w:after="0" w:line="240" w:lineRule="auto"/>
        <w:jc w:val="left"/>
        <w:rPr>
          <w:ins w:id="2209" w:author="김 유진" w:date="2020-06-24T19:36:00Z"/>
          <w:rFonts w:ascii="Consolas" w:hAnsi="Consolas" w:cs="Consolas"/>
          <w:kern w:val="0"/>
          <w:szCs w:val="20"/>
        </w:rPr>
      </w:pPr>
      <w:ins w:id="2210" w:author="김 유진" w:date="2020-06-24T19:36:00Z">
        <w:r>
          <w:rPr>
            <w:rFonts w:ascii="Consolas" w:hAnsi="Consolas" w:cs="Consolas"/>
            <w:color w:val="000000"/>
            <w:kern w:val="0"/>
            <w:szCs w:val="20"/>
          </w:rPr>
          <w:t xml:space="preserve">       </w:t>
        </w:r>
        <w:r>
          <w:rPr>
            <w:rFonts w:ascii="Consolas" w:hAnsi="Consolas" w:cs="Consolas"/>
            <w:color w:val="000000"/>
            <w:kern w:val="0"/>
            <w:szCs w:val="20"/>
          </w:rPr>
          <w:tab/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label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id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"l2"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img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src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"/capstone/images/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열쇠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.png"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id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"keypho"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input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type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"password"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name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"ps"</w:t>
        </w:r>
        <w:r>
          <w:rPr>
            <w:rFonts w:ascii="Consolas" w:hAnsi="Consolas" w:cs="Consolas"/>
            <w:kern w:val="0"/>
            <w:szCs w:val="20"/>
          </w:rPr>
          <w:t xml:space="preserve">  </w:t>
        </w:r>
        <w:r>
          <w:rPr>
            <w:rFonts w:ascii="Consolas" w:hAnsi="Consolas" w:cs="Consolas"/>
            <w:color w:val="7F007F"/>
            <w:kern w:val="0"/>
            <w:szCs w:val="20"/>
          </w:rPr>
          <w:t>placeholder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 password"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maxlength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"45"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br</w:t>
        </w:r>
        <w:r>
          <w:rPr>
            <w:rFonts w:ascii="Consolas" w:hAnsi="Consolas" w:cs="Consolas"/>
            <w:color w:val="008080"/>
            <w:kern w:val="0"/>
            <w:szCs w:val="20"/>
          </w:rPr>
          <w:t>&gt;&lt;/</w:t>
        </w:r>
        <w:r>
          <w:rPr>
            <w:rFonts w:ascii="Consolas" w:hAnsi="Consolas" w:cs="Consolas"/>
            <w:color w:val="3F7F7F"/>
            <w:kern w:val="0"/>
            <w:szCs w:val="20"/>
          </w:rPr>
          <w:t>label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77FA5A66" w14:textId="20DFFCC6" w:rsidR="00890A70" w:rsidRDefault="00890A70" w:rsidP="00890A70">
      <w:pPr>
        <w:rPr>
          <w:ins w:id="2211" w:author="김 유진" w:date="2020-06-24T19:36:00Z"/>
          <w:rFonts w:ascii="Consolas" w:hAnsi="Consolas" w:cs="Consolas"/>
          <w:color w:val="008080"/>
          <w:kern w:val="0"/>
          <w:szCs w:val="20"/>
        </w:rPr>
      </w:pPr>
      <w:ins w:id="2212" w:author="김 유진" w:date="2020-06-24T19:36:00Z"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div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4BF0E8B5" w14:textId="7BE4CB02" w:rsidR="00890A70" w:rsidRDefault="00834B58" w:rsidP="00E86446">
      <w:pPr>
        <w:ind w:left="800" w:firstLine="4"/>
        <w:rPr>
          <w:ins w:id="2213" w:author="김 유진" w:date="2020-06-24T19:40:00Z"/>
          <w:rFonts w:eastAsiaTheme="minorHAnsi" w:cs="Consolas"/>
          <w:kern w:val="0"/>
          <w:sz w:val="22"/>
        </w:rPr>
      </w:pPr>
      <w:ins w:id="2214" w:author="김 유진" w:date="2020-06-24T19:37:00Z">
        <w:r w:rsidRPr="00834B58">
          <w:rPr>
            <w:rFonts w:eastAsiaTheme="minorHAnsi" w:cs="Consolas"/>
            <w:kern w:val="0"/>
            <w:sz w:val="22"/>
            <w:rPrChange w:id="2215" w:author="김 유진" w:date="2020-06-24T19:37:00Z">
              <w:rPr>
                <w:rFonts w:ascii="Consolas" w:hAnsi="Consolas" w:cs="Consolas"/>
                <w:color w:val="008080"/>
                <w:kern w:val="0"/>
                <w:szCs w:val="20"/>
              </w:rPr>
            </w:rPrChange>
          </w:rPr>
          <w:t>39~44</w:t>
        </w:r>
        <w:r>
          <w:rPr>
            <w:rFonts w:eastAsiaTheme="minorHAnsi" w:cs="Consolas" w:hint="eastAsia"/>
            <w:kern w:val="0"/>
            <w:sz w:val="22"/>
          </w:rPr>
          <w:t xml:space="preserve">줄 </w:t>
        </w:r>
        <w:r>
          <w:rPr>
            <w:rFonts w:eastAsiaTheme="minorHAnsi" w:cs="Consolas"/>
            <w:kern w:val="0"/>
            <w:sz w:val="22"/>
          </w:rPr>
          <w:t xml:space="preserve">: </w:t>
        </w:r>
      </w:ins>
      <w:ins w:id="2216" w:author="김 유진" w:date="2020-06-24T19:38:00Z">
        <w:r w:rsidR="0003624B">
          <w:rPr>
            <w:rFonts w:eastAsiaTheme="minorHAnsi" w:cs="Consolas" w:hint="eastAsia"/>
            <w:kern w:val="0"/>
            <w:sz w:val="22"/>
          </w:rPr>
          <w:t>&lt;d</w:t>
        </w:r>
        <w:r w:rsidR="0003624B">
          <w:rPr>
            <w:rFonts w:eastAsiaTheme="minorHAnsi" w:cs="Consolas"/>
            <w:kern w:val="0"/>
            <w:sz w:val="22"/>
          </w:rPr>
          <w:t xml:space="preserve">iv&gt; </w:t>
        </w:r>
        <w:r w:rsidR="0003624B">
          <w:rPr>
            <w:rFonts w:eastAsiaTheme="minorHAnsi" w:cs="Consolas" w:hint="eastAsia"/>
            <w:kern w:val="0"/>
            <w:sz w:val="22"/>
          </w:rPr>
          <w:t xml:space="preserve">두개를 선언해 각각 아이디와 비밀번호를 입력 할 수 있게 </w:t>
        </w:r>
        <w:r w:rsidR="0003624B">
          <w:rPr>
            <w:rFonts w:eastAsiaTheme="minorHAnsi" w:cs="Consolas"/>
            <w:kern w:val="0"/>
            <w:sz w:val="22"/>
          </w:rPr>
          <w:t>input</w:t>
        </w:r>
        <w:r w:rsidR="0003624B">
          <w:rPr>
            <w:rFonts w:eastAsiaTheme="minorHAnsi" w:cs="Consolas" w:hint="eastAsia"/>
            <w:kern w:val="0"/>
            <w:sz w:val="22"/>
          </w:rPr>
          <w:t>을 만들고,</w:t>
        </w:r>
        <w:r w:rsidR="0003624B">
          <w:rPr>
            <w:rFonts w:eastAsiaTheme="minorHAnsi" w:cs="Consolas"/>
            <w:kern w:val="0"/>
            <w:sz w:val="22"/>
          </w:rPr>
          <w:t xml:space="preserve"> </w:t>
        </w:r>
        <w:r w:rsidR="00B35A7E">
          <w:rPr>
            <w:rFonts w:eastAsiaTheme="minorHAnsi" w:cs="Consolas" w:hint="eastAsia"/>
            <w:kern w:val="0"/>
            <w:sz w:val="22"/>
          </w:rPr>
          <w:t>사람</w:t>
        </w:r>
      </w:ins>
      <w:ins w:id="2217" w:author="김 유진" w:date="2020-06-24T19:39:00Z">
        <w:r w:rsidR="00B35A7E">
          <w:rPr>
            <w:rFonts w:eastAsiaTheme="minorHAnsi" w:cs="Consolas" w:hint="eastAsia"/>
            <w:kern w:val="0"/>
            <w:sz w:val="22"/>
          </w:rPr>
          <w:t>과 열쇠 모양을 만들어 깔끔하게 디자인을 했다.</w:t>
        </w:r>
        <w:r w:rsidR="00B35A7E">
          <w:rPr>
            <w:rFonts w:eastAsiaTheme="minorHAnsi" w:cs="Consolas"/>
            <w:kern w:val="0"/>
            <w:sz w:val="22"/>
          </w:rPr>
          <w:t xml:space="preserve"> </w:t>
        </w:r>
        <w:r w:rsidR="00B35A7E">
          <w:rPr>
            <w:rFonts w:eastAsiaTheme="minorHAnsi" w:cs="Consolas" w:hint="eastAsia"/>
            <w:kern w:val="0"/>
            <w:sz w:val="22"/>
          </w:rPr>
          <w:t xml:space="preserve">또한 </w:t>
        </w:r>
        <w:r w:rsidR="00E421C4">
          <w:rPr>
            <w:rFonts w:eastAsiaTheme="minorHAnsi" w:cs="Consolas" w:hint="eastAsia"/>
            <w:kern w:val="0"/>
            <w:sz w:val="22"/>
          </w:rPr>
          <w:t>값이 넘어 갈</w:t>
        </w:r>
        <w:r w:rsidR="00E86446">
          <w:rPr>
            <w:rFonts w:eastAsiaTheme="minorHAnsi" w:cs="Consolas" w:hint="eastAsia"/>
            <w:kern w:val="0"/>
            <w:sz w:val="22"/>
          </w:rPr>
          <w:t xml:space="preserve"> </w:t>
        </w:r>
        <w:r w:rsidR="00E421C4">
          <w:rPr>
            <w:rFonts w:eastAsiaTheme="minorHAnsi" w:cs="Consolas" w:hint="eastAsia"/>
            <w:kern w:val="0"/>
            <w:sz w:val="22"/>
          </w:rPr>
          <w:t>때,</w:t>
        </w:r>
        <w:r w:rsidR="00E421C4">
          <w:rPr>
            <w:rFonts w:eastAsiaTheme="minorHAnsi" w:cs="Consolas"/>
            <w:kern w:val="0"/>
            <w:sz w:val="22"/>
          </w:rPr>
          <w:t xml:space="preserve"> </w:t>
        </w:r>
        <w:r w:rsidR="00E421C4">
          <w:rPr>
            <w:rFonts w:eastAsiaTheme="minorHAnsi" w:cs="Consolas" w:hint="eastAsia"/>
            <w:kern w:val="0"/>
            <w:sz w:val="22"/>
          </w:rPr>
          <w:t>h</w:t>
        </w:r>
        <w:r w:rsidR="00E421C4">
          <w:rPr>
            <w:rFonts w:eastAsiaTheme="minorHAnsi" w:cs="Consolas"/>
            <w:kern w:val="0"/>
            <w:sz w:val="22"/>
          </w:rPr>
          <w:t>eader</w:t>
        </w:r>
        <w:r w:rsidR="00E421C4">
          <w:rPr>
            <w:rFonts w:eastAsiaTheme="minorHAnsi" w:cs="Consolas" w:hint="eastAsia"/>
            <w:kern w:val="0"/>
            <w:sz w:val="22"/>
          </w:rPr>
          <w:t xml:space="preserve">에 보이지 않게 </w:t>
        </w:r>
        <w:r w:rsidR="00E421C4">
          <w:rPr>
            <w:rFonts w:eastAsiaTheme="minorHAnsi" w:cs="Consolas"/>
            <w:kern w:val="0"/>
            <w:sz w:val="22"/>
          </w:rPr>
          <w:t xml:space="preserve">post </w:t>
        </w:r>
        <w:r w:rsidR="00E421C4">
          <w:rPr>
            <w:rFonts w:eastAsiaTheme="minorHAnsi" w:cs="Consolas" w:hint="eastAsia"/>
            <w:kern w:val="0"/>
            <w:sz w:val="22"/>
          </w:rPr>
          <w:t xml:space="preserve">형식으로 지정해 </w:t>
        </w:r>
        <w:r w:rsidR="00E421C4">
          <w:rPr>
            <w:rFonts w:eastAsiaTheme="minorHAnsi" w:cs="Consolas"/>
            <w:kern w:val="0"/>
            <w:sz w:val="22"/>
          </w:rPr>
          <w:t>body</w:t>
        </w:r>
        <w:r w:rsidR="00E421C4">
          <w:rPr>
            <w:rFonts w:eastAsiaTheme="minorHAnsi" w:cs="Consolas" w:hint="eastAsia"/>
            <w:kern w:val="0"/>
            <w:sz w:val="22"/>
          </w:rPr>
          <w:t>로</w:t>
        </w:r>
        <w:r w:rsidR="00E421C4">
          <w:rPr>
            <w:rFonts w:eastAsiaTheme="minorHAnsi" w:cs="Consolas"/>
            <w:kern w:val="0"/>
            <w:sz w:val="22"/>
          </w:rPr>
          <w:t xml:space="preserve"> </w:t>
        </w:r>
        <w:r w:rsidR="00E421C4">
          <w:rPr>
            <w:rFonts w:eastAsiaTheme="minorHAnsi" w:cs="Consolas" w:hint="eastAsia"/>
            <w:kern w:val="0"/>
            <w:sz w:val="22"/>
          </w:rPr>
          <w:t>전달하게 만들었다.</w:t>
        </w:r>
      </w:ins>
    </w:p>
    <w:p w14:paraId="04BA6AD4" w14:textId="77777777" w:rsidR="00E86446" w:rsidRDefault="00E86446" w:rsidP="00E86446">
      <w:pPr>
        <w:wordWrap/>
        <w:adjustRightInd w:val="0"/>
        <w:spacing w:after="0" w:line="240" w:lineRule="auto"/>
        <w:jc w:val="left"/>
        <w:rPr>
          <w:ins w:id="2218" w:author="김 유진" w:date="2020-06-24T19:40:00Z"/>
          <w:rFonts w:ascii="Consolas" w:hAnsi="Consolas" w:cs="Consolas"/>
          <w:kern w:val="0"/>
          <w:szCs w:val="20"/>
        </w:rPr>
      </w:pPr>
      <w:ins w:id="2219" w:author="김 유진" w:date="2020-06-24T19:40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input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id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"f1"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type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"submit"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value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로그인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br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7EA0F6D1" w14:textId="53B2E028" w:rsidR="00E86446" w:rsidRDefault="00E86446" w:rsidP="00E86446">
      <w:pPr>
        <w:wordWrap/>
        <w:adjustRightInd w:val="0"/>
        <w:spacing w:after="0" w:line="240" w:lineRule="auto"/>
        <w:ind w:firstLine="800"/>
        <w:jc w:val="left"/>
        <w:rPr>
          <w:ins w:id="2220" w:author="김 유진" w:date="2020-06-24T19:40:00Z"/>
          <w:rFonts w:ascii="Consolas" w:hAnsi="Consolas" w:cs="Consolas"/>
          <w:kern w:val="0"/>
          <w:szCs w:val="20"/>
        </w:rPr>
        <w:pPrChange w:id="2221" w:author="김 유진" w:date="2020-06-24T19:40:00Z">
          <w:pPr>
            <w:wordWrap/>
            <w:adjustRightInd w:val="0"/>
            <w:spacing w:after="0" w:line="240" w:lineRule="auto"/>
            <w:jc w:val="left"/>
          </w:pPr>
        </w:pPrChange>
      </w:pPr>
      <w:ins w:id="2222" w:author="김 유진" w:date="2020-06-24T19:40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input</w:t>
        </w:r>
        <w:r>
          <w:rPr>
            <w:rFonts w:ascii="Consolas" w:hAnsi="Consolas" w:cs="Consolas"/>
            <w:color w:val="7F007F"/>
            <w:kern w:val="0"/>
            <w:szCs w:val="20"/>
          </w:rPr>
          <w:t>id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"f2"</w:t>
        </w:r>
        <w:r>
          <w:rPr>
            <w:rFonts w:ascii="Consolas" w:hAnsi="Consolas" w:cs="Consolas"/>
            <w:color w:val="7F007F"/>
            <w:kern w:val="0"/>
            <w:szCs w:val="20"/>
          </w:rPr>
          <w:t>type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7F007F"/>
            <w:kern w:val="0"/>
            <w:szCs w:val="20"/>
          </w:rPr>
          <w:t>value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회원가입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color w:val="7F007F"/>
            <w:kern w:val="0"/>
            <w:szCs w:val="20"/>
          </w:rPr>
          <w:t>onclick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color w:val="2A00FF"/>
            <w:kern w:val="0"/>
            <w:szCs w:val="20"/>
          </w:rPr>
          <w:t>"location.href='/capstone/join/SignUp.jsp'"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02B8E78A" w14:textId="77777777" w:rsidR="00E86446" w:rsidRDefault="00E86446" w:rsidP="00E86446">
      <w:pPr>
        <w:wordWrap/>
        <w:adjustRightInd w:val="0"/>
        <w:spacing w:after="0" w:line="240" w:lineRule="auto"/>
        <w:jc w:val="left"/>
        <w:rPr>
          <w:ins w:id="2223" w:author="김 유진" w:date="2020-06-24T19:40:00Z"/>
          <w:rFonts w:ascii="Consolas" w:hAnsi="Consolas" w:cs="Consolas"/>
          <w:kern w:val="0"/>
          <w:szCs w:val="20"/>
        </w:rPr>
      </w:pPr>
      <w:ins w:id="2224" w:author="김 유진" w:date="2020-06-24T19:40:00Z">
        <w:r>
          <w:rPr>
            <w:rFonts w:ascii="Consolas" w:hAnsi="Consolas" w:cs="Consolas"/>
            <w:color w:val="000000"/>
            <w:kern w:val="0"/>
            <w:szCs w:val="20"/>
          </w:rPr>
          <w:tab/>
          <w:t xml:space="preserve"> </w:t>
        </w:r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small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  <w:r>
          <w:rPr>
            <w:rFonts w:ascii="Consolas" w:hAnsi="Consolas" w:cs="Consolas"/>
            <w:color w:val="000000"/>
            <w:kern w:val="0"/>
            <w:szCs w:val="20"/>
          </w:rPr>
          <w:t>|</w:t>
        </w:r>
        <w:r>
          <w:rPr>
            <w:rFonts w:ascii="Consolas" w:hAnsi="Consolas" w:cs="Consolas"/>
            <w:color w:val="008080"/>
            <w:kern w:val="0"/>
            <w:szCs w:val="20"/>
          </w:rPr>
          <w:t>&lt;/</w:t>
        </w:r>
        <w:r>
          <w:rPr>
            <w:rFonts w:ascii="Consolas" w:hAnsi="Consolas" w:cs="Consolas"/>
            <w:color w:val="3F7F7F"/>
            <w:kern w:val="0"/>
            <w:szCs w:val="20"/>
          </w:rPr>
          <w:t>small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134D1034" w14:textId="7E3FE015" w:rsidR="00E86446" w:rsidRDefault="00E86446" w:rsidP="00E86446">
      <w:pPr>
        <w:wordWrap/>
        <w:adjustRightInd w:val="0"/>
        <w:spacing w:after="0" w:line="240" w:lineRule="auto"/>
        <w:jc w:val="left"/>
        <w:rPr>
          <w:ins w:id="2225" w:author="김 유진" w:date="2020-06-24T19:41:00Z"/>
          <w:rFonts w:ascii="Consolas" w:hAnsi="Consolas" w:cs="Consolas"/>
          <w:color w:val="008080"/>
          <w:kern w:val="0"/>
          <w:szCs w:val="20"/>
        </w:rPr>
      </w:pPr>
      <w:ins w:id="2226" w:author="김 유진" w:date="2020-06-24T19:40:00Z">
        <w:r>
          <w:rPr>
            <w:rFonts w:ascii="Consolas" w:hAnsi="Consolas" w:cs="Consolas"/>
            <w:color w:val="008080"/>
            <w:kern w:val="0"/>
            <w:szCs w:val="20"/>
          </w:rPr>
          <w:t>&lt;</w:t>
        </w:r>
        <w:r>
          <w:rPr>
            <w:rFonts w:ascii="Consolas" w:hAnsi="Consolas" w:cs="Consolas"/>
            <w:color w:val="3F7F7F"/>
            <w:kern w:val="0"/>
            <w:szCs w:val="20"/>
          </w:rPr>
          <w:t>input</w:t>
        </w:r>
        <w:r>
          <w:rPr>
            <w:rFonts w:ascii="Consolas" w:hAnsi="Consolas" w:cs="Consolas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id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"f3"</w:t>
        </w:r>
        <w:r>
          <w:rPr>
            <w:rFonts w:ascii="Consolas" w:hAnsi="Consolas" w:cs="Consolas"/>
            <w:color w:val="7F007F"/>
            <w:kern w:val="0"/>
            <w:szCs w:val="20"/>
          </w:rPr>
          <w:t>type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"button"</w:t>
        </w:r>
        <w:r>
          <w:rPr>
            <w:rFonts w:ascii="Consolas" w:hAnsi="Consolas" w:cs="Consolas"/>
            <w:color w:val="7F007F"/>
            <w:kern w:val="0"/>
            <w:szCs w:val="20"/>
          </w:rPr>
          <w:t>value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취소</w:t>
        </w:r>
        <w:r>
          <w:rPr>
            <w:rFonts w:ascii="Consolas" w:hAnsi="Consolas" w:cs="Consolas"/>
            <w:i/>
            <w:iCs/>
            <w:color w:val="2A00FF"/>
            <w:kern w:val="0"/>
            <w:szCs w:val="20"/>
          </w:rPr>
          <w:t>"</w:t>
        </w:r>
        <w:r>
          <w:rPr>
            <w:rFonts w:ascii="Consolas" w:hAnsi="Consolas" w:cs="Consolas"/>
            <w:color w:val="7F007F"/>
            <w:kern w:val="0"/>
            <w:szCs w:val="20"/>
          </w:rPr>
          <w:t>onclick</w:t>
        </w:r>
        <w:r>
          <w:rPr>
            <w:rFonts w:ascii="Consolas" w:hAnsi="Consolas" w:cs="Consolas"/>
            <w:color w:val="000000"/>
            <w:kern w:val="0"/>
            <w:szCs w:val="20"/>
          </w:rPr>
          <w:t>=</w:t>
        </w:r>
        <w:r>
          <w:rPr>
            <w:rFonts w:ascii="Consolas" w:hAnsi="Consolas" w:cs="Consolas"/>
            <w:color w:val="2A00FF"/>
            <w:kern w:val="0"/>
            <w:szCs w:val="20"/>
          </w:rPr>
          <w:t>"location.href='/capstone/startcode.html'"</w:t>
        </w:r>
        <w:r>
          <w:rPr>
            <w:rFonts w:ascii="Consolas" w:hAnsi="Consolas" w:cs="Consolas"/>
            <w:color w:val="008080"/>
            <w:kern w:val="0"/>
            <w:szCs w:val="20"/>
          </w:rPr>
          <w:t>&gt;&lt;</w:t>
        </w:r>
        <w:r>
          <w:rPr>
            <w:rFonts w:ascii="Consolas" w:hAnsi="Consolas" w:cs="Consolas"/>
            <w:color w:val="3F7F7F"/>
            <w:kern w:val="0"/>
            <w:szCs w:val="20"/>
          </w:rPr>
          <w:t>br</w:t>
        </w:r>
        <w:r>
          <w:rPr>
            <w:rFonts w:ascii="Consolas" w:hAnsi="Consolas" w:cs="Consolas"/>
            <w:color w:val="008080"/>
            <w:kern w:val="0"/>
            <w:szCs w:val="20"/>
          </w:rPr>
          <w:t>&gt;</w:t>
        </w:r>
      </w:ins>
    </w:p>
    <w:p w14:paraId="73847CB0" w14:textId="3CB05DE7" w:rsidR="00E86446" w:rsidRDefault="00E86446" w:rsidP="00E86446">
      <w:pPr>
        <w:wordWrap/>
        <w:adjustRightInd w:val="0"/>
        <w:spacing w:after="0" w:line="240" w:lineRule="auto"/>
        <w:jc w:val="left"/>
        <w:rPr>
          <w:ins w:id="2227" w:author="김 유진" w:date="2020-06-24T19:41:00Z"/>
          <w:rFonts w:ascii="Consolas" w:hAnsi="Consolas" w:cs="Consolas"/>
          <w:color w:val="008080"/>
          <w:kern w:val="0"/>
          <w:szCs w:val="20"/>
        </w:rPr>
      </w:pPr>
    </w:p>
    <w:p w14:paraId="550F4B65" w14:textId="71ADF490" w:rsidR="00E86446" w:rsidRDefault="00E86446" w:rsidP="00D87742">
      <w:pPr>
        <w:wordWrap/>
        <w:adjustRightInd w:val="0"/>
        <w:spacing w:after="0" w:line="240" w:lineRule="auto"/>
        <w:ind w:left="800" w:firstLine="4"/>
        <w:jc w:val="left"/>
        <w:rPr>
          <w:ins w:id="2228" w:author="김 유진" w:date="2020-06-24T19:42:00Z"/>
          <w:rFonts w:eastAsiaTheme="minorHAnsi" w:cs="Consolas"/>
          <w:kern w:val="0"/>
          <w:sz w:val="22"/>
        </w:rPr>
      </w:pPr>
      <w:ins w:id="2229" w:author="김 유진" w:date="2020-06-24T19:41:00Z">
        <w:r>
          <w:rPr>
            <w:rFonts w:eastAsiaTheme="minorHAnsi" w:cs="Consolas"/>
            <w:kern w:val="0"/>
            <w:sz w:val="22"/>
          </w:rPr>
          <w:t>47~50</w:t>
        </w:r>
        <w:r>
          <w:rPr>
            <w:rFonts w:eastAsiaTheme="minorHAnsi" w:cs="Consolas" w:hint="eastAsia"/>
            <w:kern w:val="0"/>
            <w:sz w:val="22"/>
          </w:rPr>
          <w:t>줄</w:t>
        </w:r>
        <w:r>
          <w:rPr>
            <w:rFonts w:eastAsiaTheme="minorHAnsi" w:cs="Consolas" w:hint="eastAsia"/>
            <w:kern w:val="0"/>
            <w:sz w:val="22"/>
          </w:rPr>
          <w:t xml:space="preserve"> </w:t>
        </w:r>
        <w:r>
          <w:rPr>
            <w:rFonts w:eastAsiaTheme="minorHAnsi" w:cs="Consolas"/>
            <w:kern w:val="0"/>
            <w:sz w:val="22"/>
          </w:rPr>
          <w:t>: &lt;</w:t>
        </w:r>
        <w:r>
          <w:rPr>
            <w:rFonts w:eastAsiaTheme="minorHAnsi" w:cs="Consolas" w:hint="eastAsia"/>
            <w:kern w:val="0"/>
            <w:sz w:val="22"/>
          </w:rPr>
          <w:t>i</w:t>
        </w:r>
        <w:r>
          <w:rPr>
            <w:rFonts w:eastAsiaTheme="minorHAnsi" w:cs="Consolas"/>
            <w:kern w:val="0"/>
            <w:sz w:val="22"/>
          </w:rPr>
          <w:t>nput&gt;</w:t>
        </w:r>
        <w:r>
          <w:rPr>
            <w:rFonts w:eastAsiaTheme="minorHAnsi" w:cs="Consolas" w:hint="eastAsia"/>
            <w:kern w:val="0"/>
            <w:sz w:val="22"/>
          </w:rPr>
          <w:t xml:space="preserve">를 이용하여 로그인 </w:t>
        </w:r>
        <w:r>
          <w:rPr>
            <w:rFonts w:eastAsiaTheme="minorHAnsi" w:cs="Consolas"/>
            <w:kern w:val="0"/>
            <w:sz w:val="22"/>
          </w:rPr>
          <w:t xml:space="preserve">– submit, </w:t>
        </w:r>
        <w:r>
          <w:rPr>
            <w:rFonts w:eastAsiaTheme="minorHAnsi" w:cs="Consolas" w:hint="eastAsia"/>
            <w:kern w:val="0"/>
            <w:sz w:val="22"/>
          </w:rPr>
          <w:t xml:space="preserve">회원가입 </w:t>
        </w:r>
        <w:r w:rsidR="00D87742">
          <w:rPr>
            <w:rFonts w:eastAsiaTheme="minorHAnsi" w:cs="Consolas"/>
            <w:kern w:val="0"/>
            <w:sz w:val="22"/>
          </w:rPr>
          <w:t>–</w:t>
        </w:r>
        <w:r>
          <w:rPr>
            <w:rFonts w:eastAsiaTheme="minorHAnsi" w:cs="Consolas"/>
            <w:kern w:val="0"/>
            <w:sz w:val="22"/>
          </w:rPr>
          <w:t xml:space="preserve"> </w:t>
        </w:r>
        <w:r w:rsidR="00D87742">
          <w:rPr>
            <w:rFonts w:eastAsiaTheme="minorHAnsi" w:cs="Consolas"/>
            <w:kern w:val="0"/>
            <w:sz w:val="22"/>
          </w:rPr>
          <w:t xml:space="preserve">onclick, </w:t>
        </w:r>
        <w:r w:rsidR="00D87742">
          <w:rPr>
            <w:rFonts w:eastAsiaTheme="minorHAnsi" w:cs="Consolas" w:hint="eastAsia"/>
            <w:kern w:val="0"/>
            <w:sz w:val="22"/>
          </w:rPr>
          <w:t>취소-</w:t>
        </w:r>
      </w:ins>
      <w:ins w:id="2230" w:author="김 유진" w:date="2020-06-24T19:42:00Z">
        <w:r w:rsidR="00D87742">
          <w:rPr>
            <w:rFonts w:eastAsiaTheme="minorHAnsi" w:cs="Consolas" w:hint="eastAsia"/>
            <w:kern w:val="0"/>
            <w:sz w:val="22"/>
          </w:rPr>
          <w:t>o</w:t>
        </w:r>
        <w:r w:rsidR="00D87742">
          <w:rPr>
            <w:rFonts w:eastAsiaTheme="minorHAnsi" w:cs="Consolas"/>
            <w:kern w:val="0"/>
            <w:sz w:val="22"/>
          </w:rPr>
          <w:t>nclick</w:t>
        </w:r>
        <w:r w:rsidR="00D87742">
          <w:rPr>
            <w:rFonts w:eastAsiaTheme="minorHAnsi" w:cs="Consolas" w:hint="eastAsia"/>
            <w:kern w:val="0"/>
            <w:sz w:val="22"/>
          </w:rPr>
          <w:t>으로 지정해 각</w:t>
        </w:r>
        <w:r w:rsidR="00D87742">
          <w:rPr>
            <w:rFonts w:eastAsiaTheme="minorHAnsi" w:cs="Consolas"/>
            <w:kern w:val="0"/>
            <w:sz w:val="22"/>
          </w:rPr>
          <w:t xml:space="preserve"> </w:t>
        </w:r>
        <w:r w:rsidR="00D87742">
          <w:rPr>
            <w:rFonts w:eastAsiaTheme="minorHAnsi" w:cs="Consolas" w:hint="eastAsia"/>
            <w:kern w:val="0"/>
            <w:sz w:val="22"/>
          </w:rPr>
          <w:t>페이지를 이동하게 만든다.</w:t>
        </w:r>
      </w:ins>
    </w:p>
    <w:p w14:paraId="398C1DC4" w14:textId="77777777" w:rsidR="008B0CC0" w:rsidRDefault="008B0CC0" w:rsidP="00D87742">
      <w:pPr>
        <w:wordWrap/>
        <w:adjustRightInd w:val="0"/>
        <w:spacing w:after="0" w:line="240" w:lineRule="auto"/>
        <w:ind w:left="800" w:firstLine="4"/>
        <w:jc w:val="left"/>
        <w:rPr>
          <w:ins w:id="2231" w:author="김 유진" w:date="2020-06-24T19:42:00Z"/>
          <w:rFonts w:eastAsiaTheme="minorHAnsi" w:cs="Consolas"/>
          <w:kern w:val="0"/>
          <w:sz w:val="22"/>
        </w:rPr>
      </w:pPr>
    </w:p>
    <w:p w14:paraId="58E6E037" w14:textId="77777777" w:rsidR="008B0CC0" w:rsidRDefault="008B0CC0" w:rsidP="008B0CC0">
      <w:pPr>
        <w:wordWrap/>
        <w:adjustRightInd w:val="0"/>
        <w:spacing w:after="0" w:line="240" w:lineRule="auto"/>
        <w:jc w:val="left"/>
        <w:rPr>
          <w:ins w:id="2232" w:author="김 유진" w:date="2020-06-24T19:42:00Z"/>
          <w:rFonts w:ascii="Consolas" w:hAnsi="Consolas" w:cs="Consolas"/>
          <w:kern w:val="0"/>
          <w:szCs w:val="20"/>
        </w:rPr>
      </w:pPr>
      <w:ins w:id="2233" w:author="김 유진" w:date="2020-06-24T19:42:00Z">
        <w:r>
          <w:rPr>
            <w:rFonts w:ascii="Consolas" w:hAnsi="Consolas" w:cs="Consolas"/>
            <w:b/>
            <w:bCs/>
            <w:color w:val="3F7F7F"/>
            <w:kern w:val="0"/>
            <w:szCs w:val="20"/>
          </w:rPr>
          <w:t>body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 {</w:t>
        </w:r>
        <w:r>
          <w:rPr>
            <w:rFonts w:ascii="Consolas" w:hAnsi="Consolas" w:cs="Consolas"/>
            <w:color w:val="7F007F"/>
            <w:kern w:val="0"/>
            <w:szCs w:val="20"/>
          </w:rPr>
          <w:t>background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#42275a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; </w:t>
        </w:r>
        <w:r>
          <w:rPr>
            <w:rFonts w:ascii="Consolas" w:hAnsi="Consolas" w:cs="Consolas"/>
            <w:color w:val="3F5FBF"/>
            <w:kern w:val="0"/>
            <w:szCs w:val="20"/>
          </w:rPr>
          <w:t>/* fallback for old browsers */</w:t>
        </w:r>
        <w:r>
          <w:rPr>
            <w:rFonts w:ascii="Consolas" w:hAnsi="Consolas" w:cs="Consolas"/>
            <w:color w:val="7F007F"/>
            <w:kern w:val="0"/>
            <w:szCs w:val="20"/>
          </w:rPr>
          <w:t>background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-webkit-linear-gradient(to right, #734b6d, #42275a)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</w:ins>
    </w:p>
    <w:p w14:paraId="79398498" w14:textId="237F5AE3" w:rsidR="00D87742" w:rsidRDefault="008B0CC0" w:rsidP="008B0CC0">
      <w:pPr>
        <w:wordWrap/>
        <w:adjustRightInd w:val="0"/>
        <w:spacing w:after="0" w:line="240" w:lineRule="auto"/>
        <w:jc w:val="left"/>
        <w:rPr>
          <w:ins w:id="2234" w:author="김 유진" w:date="2020-06-24T19:43:00Z"/>
          <w:rFonts w:ascii="Consolas" w:hAnsi="Consolas" w:cs="Consolas"/>
          <w:color w:val="000000"/>
          <w:kern w:val="0"/>
          <w:szCs w:val="20"/>
        </w:rPr>
      </w:pPr>
      <w:ins w:id="2235" w:author="김 유진" w:date="2020-06-24T19:42:00Z">
        <w:r>
          <w:rPr>
            <w:rFonts w:ascii="Consolas" w:hAnsi="Consolas" w:cs="Consolas"/>
            <w:color w:val="7F007F"/>
            <w:kern w:val="0"/>
            <w:szCs w:val="20"/>
          </w:rPr>
          <w:t>background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linear-gradient(to right, #734b6d, #42275a)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  <w:r>
          <w:rPr>
            <w:rFonts w:ascii="Consolas" w:hAnsi="Consolas" w:cs="Consolas"/>
            <w:color w:val="7F007F"/>
            <w:kern w:val="0"/>
            <w:szCs w:val="20"/>
          </w:rPr>
          <w:t>font-style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inherit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</w:ins>
      <w:ins w:id="2236" w:author="김 유진" w:date="2020-06-24T19:44:00Z">
        <w:r w:rsidR="004232CF">
          <w:rPr>
            <w:rFonts w:ascii="Consolas" w:hAnsi="Consolas" w:cs="Consolas"/>
            <w:color w:val="000000"/>
            <w:kern w:val="0"/>
            <w:szCs w:val="20"/>
          </w:rPr>
          <w:t xml:space="preserve"> </w:t>
        </w:r>
      </w:ins>
      <w:ins w:id="2237" w:author="김 유진" w:date="2020-06-24T19:42:00Z">
        <w:r>
          <w:rPr>
            <w:rFonts w:ascii="Consolas" w:hAnsi="Consolas" w:cs="Consolas"/>
            <w:color w:val="7F007F"/>
            <w:kern w:val="0"/>
            <w:szCs w:val="20"/>
          </w:rPr>
          <w:t>color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gray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</w:ins>
      <w:ins w:id="2238" w:author="김 유진" w:date="2020-06-24T19:44:00Z">
        <w:r w:rsidR="004232CF">
          <w:rPr>
            <w:rFonts w:ascii="Consolas" w:hAnsi="Consolas" w:cs="Consolas"/>
            <w:color w:val="000000"/>
            <w:kern w:val="0"/>
            <w:szCs w:val="20"/>
          </w:rPr>
          <w:t xml:space="preserve"> </w:t>
        </w:r>
      </w:ins>
      <w:ins w:id="2239" w:author="김 유진" w:date="2020-06-24T19:42:00Z">
        <w:r>
          <w:rPr>
            <w:rFonts w:ascii="Consolas" w:hAnsi="Consolas" w:cs="Consolas"/>
            <w:color w:val="7F007F"/>
            <w:kern w:val="0"/>
            <w:szCs w:val="20"/>
          </w:rPr>
          <w:t>font-weight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lighter</w:t>
        </w:r>
        <w:r>
          <w:rPr>
            <w:rFonts w:ascii="Consolas" w:hAnsi="Consolas" w:cs="Consolas"/>
            <w:color w:val="000000"/>
            <w:kern w:val="0"/>
            <w:szCs w:val="20"/>
          </w:rPr>
          <w:t>;}</w:t>
        </w:r>
      </w:ins>
    </w:p>
    <w:p w14:paraId="0157D825" w14:textId="220BA3DA" w:rsidR="008B0CC0" w:rsidRDefault="008B0CC0" w:rsidP="008B0CC0">
      <w:pPr>
        <w:wordWrap/>
        <w:adjustRightInd w:val="0"/>
        <w:spacing w:after="0" w:line="240" w:lineRule="auto"/>
        <w:jc w:val="left"/>
        <w:rPr>
          <w:ins w:id="2240" w:author="김 유진" w:date="2020-06-24T19:43:00Z"/>
          <w:rFonts w:ascii="Consolas" w:hAnsi="Consolas" w:cs="Consolas"/>
          <w:color w:val="000000"/>
          <w:kern w:val="0"/>
          <w:szCs w:val="20"/>
        </w:rPr>
      </w:pPr>
    </w:p>
    <w:p w14:paraId="339997F5" w14:textId="468ADCC1" w:rsidR="008B0CC0" w:rsidRDefault="00040AA9" w:rsidP="004232CF">
      <w:pPr>
        <w:wordWrap/>
        <w:adjustRightInd w:val="0"/>
        <w:spacing w:after="0" w:line="240" w:lineRule="auto"/>
        <w:ind w:left="800" w:firstLine="4"/>
        <w:jc w:val="left"/>
        <w:rPr>
          <w:ins w:id="2241" w:author="김 유진" w:date="2020-06-24T19:44:00Z"/>
          <w:rFonts w:eastAsiaTheme="minorHAnsi" w:cs="Consolas"/>
          <w:color w:val="000000"/>
          <w:kern w:val="0"/>
          <w:sz w:val="22"/>
        </w:rPr>
      </w:pPr>
      <w:ins w:id="2242" w:author="김 유진" w:date="2020-06-24T19:43:00Z">
        <w:r>
          <w:rPr>
            <w:rFonts w:eastAsiaTheme="minorHAnsi" w:cs="Consolas" w:hint="eastAsia"/>
            <w:color w:val="000000"/>
            <w:kern w:val="0"/>
            <w:sz w:val="22"/>
          </w:rPr>
          <w:t>8</w:t>
        </w:r>
        <w:r>
          <w:rPr>
            <w:rFonts w:eastAsiaTheme="minorHAnsi" w:cs="Consolas"/>
            <w:color w:val="000000"/>
            <w:kern w:val="0"/>
            <w:sz w:val="22"/>
          </w:rPr>
          <w:t>~9</w:t>
        </w:r>
        <w:r>
          <w:rPr>
            <w:rFonts w:eastAsiaTheme="minorHAnsi" w:cs="Consolas" w:hint="eastAsia"/>
            <w:color w:val="000000"/>
            <w:kern w:val="0"/>
            <w:sz w:val="22"/>
          </w:rPr>
          <w:t xml:space="preserve">줄 </w:t>
        </w:r>
        <w:r>
          <w:rPr>
            <w:rFonts w:eastAsiaTheme="minorHAnsi" w:cs="Consolas"/>
            <w:color w:val="000000"/>
            <w:kern w:val="0"/>
            <w:sz w:val="22"/>
          </w:rPr>
          <w:t xml:space="preserve">: </w:t>
        </w:r>
        <w:r>
          <w:rPr>
            <w:rFonts w:eastAsiaTheme="minorHAnsi" w:cs="Consolas" w:hint="eastAsia"/>
            <w:color w:val="000000"/>
            <w:kern w:val="0"/>
            <w:sz w:val="22"/>
          </w:rPr>
          <w:t>배경색을 그라데이션을 오른쪽 방향으로 지정</w:t>
        </w:r>
        <w:r w:rsidR="004232CF">
          <w:rPr>
            <w:rFonts w:eastAsiaTheme="minorHAnsi" w:cs="Consolas" w:hint="eastAsia"/>
            <w:color w:val="000000"/>
            <w:kern w:val="0"/>
            <w:sz w:val="22"/>
          </w:rPr>
          <w:t>하고,</w:t>
        </w:r>
        <w:r w:rsidR="004232CF">
          <w:rPr>
            <w:rFonts w:eastAsiaTheme="minorHAnsi" w:cs="Consolas"/>
            <w:color w:val="000000"/>
            <w:kern w:val="0"/>
            <w:sz w:val="22"/>
          </w:rPr>
          <w:t xml:space="preserve"> </w:t>
        </w:r>
        <w:r w:rsidR="004232CF">
          <w:rPr>
            <w:rFonts w:eastAsiaTheme="minorHAnsi" w:cs="Consolas" w:hint="eastAsia"/>
            <w:color w:val="000000"/>
            <w:kern w:val="0"/>
            <w:sz w:val="22"/>
          </w:rPr>
          <w:t>f</w:t>
        </w:r>
        <w:r w:rsidR="004232CF">
          <w:rPr>
            <w:rFonts w:eastAsiaTheme="minorHAnsi" w:cs="Consolas"/>
            <w:color w:val="000000"/>
            <w:kern w:val="0"/>
            <w:sz w:val="22"/>
          </w:rPr>
          <w:t>ont-st</w:t>
        </w:r>
      </w:ins>
      <w:ins w:id="2243" w:author="김 유진" w:date="2020-06-24T19:44:00Z">
        <w:r w:rsidR="004232CF">
          <w:rPr>
            <w:rFonts w:eastAsiaTheme="minorHAnsi" w:cs="Consolas"/>
            <w:color w:val="000000"/>
            <w:kern w:val="0"/>
            <w:sz w:val="22"/>
          </w:rPr>
          <w:t>yle</w:t>
        </w:r>
        <w:r w:rsidR="004232CF">
          <w:rPr>
            <w:rFonts w:eastAsiaTheme="minorHAnsi" w:cs="Consolas" w:hint="eastAsia"/>
            <w:color w:val="000000"/>
            <w:kern w:val="0"/>
            <w:sz w:val="22"/>
          </w:rPr>
          <w:t>은</w:t>
        </w:r>
        <w:r w:rsidR="004232CF">
          <w:rPr>
            <w:rFonts w:eastAsiaTheme="minorHAnsi" w:cs="Consolas"/>
            <w:color w:val="000000"/>
            <w:kern w:val="0"/>
            <w:sz w:val="22"/>
          </w:rPr>
          <w:t xml:space="preserve"> </w:t>
        </w:r>
        <w:r w:rsidR="004232CF">
          <w:rPr>
            <w:rFonts w:eastAsiaTheme="minorHAnsi" w:cs="Consolas" w:hint="eastAsia"/>
            <w:color w:val="000000"/>
            <w:kern w:val="0"/>
            <w:sz w:val="22"/>
          </w:rPr>
          <w:t>상속하고,</w:t>
        </w:r>
        <w:r w:rsidR="004232CF">
          <w:rPr>
            <w:rFonts w:eastAsiaTheme="minorHAnsi" w:cs="Consolas"/>
            <w:color w:val="000000"/>
            <w:kern w:val="0"/>
            <w:sz w:val="22"/>
          </w:rPr>
          <w:t xml:space="preserve"> </w:t>
        </w:r>
        <w:r w:rsidR="004232CF">
          <w:rPr>
            <w:rFonts w:eastAsiaTheme="minorHAnsi" w:cs="Consolas" w:hint="eastAsia"/>
            <w:color w:val="000000"/>
            <w:kern w:val="0"/>
            <w:sz w:val="22"/>
          </w:rPr>
          <w:t>글자 색은 회색으로 통합시켰다.</w:t>
        </w:r>
      </w:ins>
    </w:p>
    <w:p w14:paraId="5843C535" w14:textId="08878D80" w:rsidR="004232CF" w:rsidRDefault="00157CC2" w:rsidP="00157CC2">
      <w:pPr>
        <w:wordWrap/>
        <w:adjustRightInd w:val="0"/>
        <w:spacing w:after="0" w:line="240" w:lineRule="auto"/>
        <w:jc w:val="left"/>
        <w:rPr>
          <w:ins w:id="2244" w:author="김 유진" w:date="2020-06-24T19:45:00Z"/>
          <w:rFonts w:ascii="Consolas" w:hAnsi="Consolas" w:cs="Consolas"/>
          <w:color w:val="000000"/>
          <w:kern w:val="0"/>
          <w:szCs w:val="20"/>
        </w:rPr>
      </w:pPr>
      <w:ins w:id="2245" w:author="김 유진" w:date="2020-06-24T19:45:00Z">
        <w:r>
          <w:rPr>
            <w:rFonts w:ascii="Consolas" w:hAnsi="Consolas" w:cs="Consolas"/>
            <w:i/>
            <w:iCs/>
            <w:color w:val="3F7F7F"/>
            <w:kern w:val="0"/>
            <w:szCs w:val="20"/>
          </w:rPr>
          <w:t>#autoform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 {</w:t>
        </w:r>
        <w:r>
          <w:rPr>
            <w:rFonts w:ascii="Consolas" w:hAnsi="Consolas" w:cs="Consolas"/>
            <w:color w:val="7F007F"/>
            <w:kern w:val="0"/>
            <w:szCs w:val="20"/>
          </w:rPr>
          <w:t>position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absolute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margin-top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6%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  <w:r>
          <w:rPr>
            <w:rFonts w:ascii="Consolas" w:hAnsi="Consolas" w:cs="Consolas"/>
            <w:color w:val="7F007F"/>
            <w:kern w:val="0"/>
            <w:szCs w:val="20"/>
          </w:rPr>
          <w:t>background-color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white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width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30%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  <w:r>
          <w:rPr>
            <w:rFonts w:ascii="Consolas" w:hAnsi="Consolas" w:cs="Consolas"/>
            <w:color w:val="7F007F"/>
            <w:kern w:val="0"/>
            <w:szCs w:val="20"/>
          </w:rPr>
          <w:t>height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75%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  <w:r>
          <w:rPr>
            <w:rFonts w:ascii="Consolas" w:hAnsi="Consolas" w:cs="Consolas"/>
            <w:color w:val="7F007F"/>
            <w:kern w:val="0"/>
            <w:szCs w:val="20"/>
          </w:rPr>
          <w:t>margin-left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35%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  <w:r>
          <w:rPr>
            <w:rFonts w:ascii="Consolas" w:hAnsi="Consolas" w:cs="Consolas" w:hint="eastAsia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margin-right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auto</w:t>
        </w:r>
        <w:r>
          <w:rPr>
            <w:rFonts w:ascii="Consolas" w:hAnsi="Consolas" w:cs="Consolas"/>
            <w:color w:val="000000"/>
            <w:kern w:val="0"/>
            <w:szCs w:val="20"/>
          </w:rPr>
          <w:t>;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 </w:t>
        </w:r>
        <w:r>
          <w:rPr>
            <w:rFonts w:ascii="Consolas" w:hAnsi="Consolas" w:cs="Consolas"/>
            <w:color w:val="7F007F"/>
            <w:kern w:val="0"/>
            <w:szCs w:val="20"/>
          </w:rPr>
          <w:t>box-shadow</w:t>
        </w:r>
        <w:r>
          <w:rPr>
            <w:rFonts w:ascii="Consolas" w:hAnsi="Consolas" w:cs="Consolas"/>
            <w:color w:val="000000"/>
            <w:kern w:val="0"/>
            <w:szCs w:val="20"/>
          </w:rPr>
          <w:t xml:space="preserve">: </w:t>
        </w:r>
        <w:r>
          <w:rPr>
            <w:rFonts w:ascii="Consolas" w:hAnsi="Consolas" w:cs="Consolas"/>
            <w:i/>
            <w:iCs/>
            <w:color w:val="2A00E1"/>
            <w:kern w:val="0"/>
            <w:szCs w:val="20"/>
          </w:rPr>
          <w:t>4px 4px 0px 0px rgb(227, 206, 366)</w:t>
        </w:r>
        <w:r>
          <w:rPr>
            <w:rFonts w:ascii="Consolas" w:hAnsi="Consolas" w:cs="Consolas"/>
            <w:color w:val="000000"/>
            <w:kern w:val="0"/>
            <w:szCs w:val="20"/>
          </w:rPr>
          <w:t>;}</w:t>
        </w:r>
      </w:ins>
    </w:p>
    <w:p w14:paraId="534C2624" w14:textId="7BDCDBF0" w:rsidR="00157CC2" w:rsidRDefault="00157CC2" w:rsidP="00157CC2">
      <w:pPr>
        <w:wordWrap/>
        <w:adjustRightInd w:val="0"/>
        <w:spacing w:after="0" w:line="240" w:lineRule="auto"/>
        <w:jc w:val="left"/>
        <w:rPr>
          <w:ins w:id="2246" w:author="김 유진" w:date="2020-06-24T19:45:00Z"/>
          <w:rFonts w:ascii="Consolas" w:hAnsi="Consolas" w:cs="Consolas"/>
          <w:color w:val="000000"/>
          <w:kern w:val="0"/>
          <w:szCs w:val="20"/>
        </w:rPr>
      </w:pPr>
    </w:p>
    <w:p w14:paraId="62EE814B" w14:textId="34E21981" w:rsidR="00157CC2" w:rsidRDefault="00157CC2" w:rsidP="00406DB5">
      <w:pPr>
        <w:wordWrap/>
        <w:adjustRightInd w:val="0"/>
        <w:spacing w:after="0" w:line="240" w:lineRule="auto"/>
        <w:ind w:left="800" w:firstLine="4"/>
        <w:jc w:val="left"/>
        <w:rPr>
          <w:ins w:id="2247" w:author="김 유진" w:date="2020-06-24T19:46:00Z"/>
          <w:rFonts w:eastAsiaTheme="minorHAnsi" w:cs="Consolas"/>
          <w:color w:val="000000"/>
          <w:kern w:val="0"/>
          <w:sz w:val="22"/>
        </w:rPr>
        <w:pPrChange w:id="2248" w:author="김 유진" w:date="2020-06-24T19:46:00Z">
          <w:pPr>
            <w:wordWrap/>
            <w:adjustRightInd w:val="0"/>
            <w:spacing w:after="0" w:line="240" w:lineRule="auto"/>
            <w:jc w:val="left"/>
          </w:pPr>
        </w:pPrChange>
      </w:pPr>
      <w:ins w:id="2249" w:author="김 유진" w:date="2020-06-24T19:45:00Z">
        <w:r w:rsidRPr="00157CC2">
          <w:rPr>
            <w:rFonts w:eastAsiaTheme="minorHAnsi" w:cs="Consolas" w:hint="eastAsia"/>
            <w:color w:val="000000"/>
            <w:kern w:val="0"/>
            <w:sz w:val="22"/>
            <w:rPrChange w:id="2250" w:author="김 유진" w:date="2020-06-24T19:46:00Z">
              <w:rPr>
                <w:rFonts w:ascii="Consolas" w:hAnsi="Consolas" w:cs="Consolas" w:hint="eastAsia"/>
                <w:color w:val="000000"/>
                <w:kern w:val="0"/>
                <w:szCs w:val="20"/>
              </w:rPr>
            </w:rPrChange>
          </w:rPr>
          <w:t>1</w:t>
        </w:r>
        <w:r w:rsidRPr="00157CC2">
          <w:rPr>
            <w:rFonts w:eastAsiaTheme="minorHAnsi" w:cs="Consolas"/>
            <w:color w:val="000000"/>
            <w:kern w:val="0"/>
            <w:sz w:val="22"/>
            <w:rPrChange w:id="2251" w:author="김 유진" w:date="2020-06-24T19:46:00Z">
              <w:rPr>
                <w:rFonts w:ascii="Consolas" w:hAnsi="Consolas" w:cs="Consolas"/>
                <w:color w:val="000000"/>
                <w:kern w:val="0"/>
                <w:szCs w:val="20"/>
              </w:rPr>
            </w:rPrChange>
          </w:rPr>
          <w:t>1~12</w:t>
        </w:r>
        <w:r w:rsidRPr="00157CC2">
          <w:rPr>
            <w:rFonts w:eastAsiaTheme="minorHAnsi" w:cs="Consolas" w:hint="eastAsia"/>
            <w:color w:val="000000"/>
            <w:kern w:val="0"/>
            <w:sz w:val="22"/>
            <w:rPrChange w:id="2252" w:author="김 유진" w:date="2020-06-24T19:46:00Z">
              <w:rPr>
                <w:rFonts w:ascii="Consolas" w:hAnsi="Consolas" w:cs="Consolas" w:hint="eastAsia"/>
                <w:color w:val="000000"/>
                <w:kern w:val="0"/>
                <w:szCs w:val="20"/>
              </w:rPr>
            </w:rPrChange>
          </w:rPr>
          <w:t>줄</w:t>
        </w:r>
        <w:r w:rsidRPr="00157CC2">
          <w:rPr>
            <w:rFonts w:eastAsiaTheme="minorHAnsi" w:cs="Consolas" w:hint="eastAsia"/>
            <w:color w:val="000000"/>
            <w:kern w:val="0"/>
            <w:sz w:val="22"/>
            <w:rPrChange w:id="2253" w:author="김 유진" w:date="2020-06-24T19:46:00Z">
              <w:rPr>
                <w:rFonts w:ascii="Consolas" w:hAnsi="Consolas" w:cs="Consolas" w:hint="eastAsia"/>
                <w:color w:val="000000"/>
                <w:kern w:val="0"/>
                <w:szCs w:val="20"/>
              </w:rPr>
            </w:rPrChange>
          </w:rPr>
          <w:t xml:space="preserve"> </w:t>
        </w:r>
        <w:r w:rsidRPr="00157CC2">
          <w:rPr>
            <w:rFonts w:eastAsiaTheme="minorHAnsi" w:cs="Consolas"/>
            <w:color w:val="000000"/>
            <w:kern w:val="0"/>
            <w:sz w:val="22"/>
            <w:rPrChange w:id="2254" w:author="김 유진" w:date="2020-06-24T19:46:00Z">
              <w:rPr>
                <w:rFonts w:ascii="Consolas" w:hAnsi="Consolas" w:cs="Consolas"/>
                <w:color w:val="000000"/>
                <w:kern w:val="0"/>
                <w:szCs w:val="20"/>
              </w:rPr>
            </w:rPrChange>
          </w:rPr>
          <w:t xml:space="preserve">: </w:t>
        </w:r>
      </w:ins>
      <w:ins w:id="2255" w:author="김 유진" w:date="2020-06-24T19:46:00Z">
        <w:r>
          <w:rPr>
            <w:rFonts w:eastAsiaTheme="minorHAnsi" w:cs="Consolas" w:hint="eastAsia"/>
            <w:color w:val="000000"/>
            <w:kern w:val="0"/>
            <w:sz w:val="22"/>
          </w:rPr>
          <w:t>f</w:t>
        </w:r>
        <w:r>
          <w:rPr>
            <w:rFonts w:eastAsiaTheme="minorHAnsi" w:cs="Consolas"/>
            <w:color w:val="000000"/>
            <w:kern w:val="0"/>
            <w:sz w:val="22"/>
          </w:rPr>
          <w:t>orm</w:t>
        </w:r>
        <w:r w:rsidR="00406DB5">
          <w:rPr>
            <w:rFonts w:eastAsiaTheme="minorHAnsi" w:cs="Consolas" w:hint="eastAsia"/>
            <w:color w:val="000000"/>
            <w:kern w:val="0"/>
            <w:sz w:val="22"/>
          </w:rPr>
          <w:t xml:space="preserve"> 위치를 가운데로 맞춰 배경색은 흰색,</w:t>
        </w:r>
        <w:r w:rsidR="00406DB5">
          <w:rPr>
            <w:rFonts w:eastAsiaTheme="minorHAnsi" w:cs="Consolas"/>
            <w:color w:val="000000"/>
            <w:kern w:val="0"/>
            <w:sz w:val="22"/>
          </w:rPr>
          <w:t xml:space="preserve"> </w:t>
        </w:r>
        <w:r w:rsidR="00406DB5">
          <w:rPr>
            <w:rFonts w:eastAsiaTheme="minorHAnsi" w:cs="Consolas" w:hint="eastAsia"/>
            <w:color w:val="000000"/>
            <w:kern w:val="0"/>
            <w:sz w:val="22"/>
          </w:rPr>
          <w:t>약간의 그림자를 추가 했다.</w:t>
        </w:r>
      </w:ins>
    </w:p>
    <w:p w14:paraId="789CDD48" w14:textId="11A25CE7" w:rsidR="00406DB5" w:rsidRPr="00AA3C80" w:rsidRDefault="0018702B" w:rsidP="00AA3C80">
      <w:pPr>
        <w:pStyle w:val="2"/>
        <w:numPr>
          <w:ilvl w:val="1"/>
          <w:numId w:val="2"/>
        </w:numPr>
        <w:rPr>
          <w:ins w:id="2256" w:author="김 유진" w:date="2020-06-24T16:21:00Z"/>
          <w:rFonts w:hint="eastAsia"/>
          <w:sz w:val="22"/>
          <w:rPrChange w:id="2257" w:author="김 유진" w:date="2020-06-24T19:55:00Z">
            <w:rPr>
              <w:ins w:id="2258" w:author="김 유진" w:date="2020-06-24T16:21:00Z"/>
            </w:rPr>
          </w:rPrChange>
        </w:rPr>
        <w:pPrChange w:id="2259" w:author="김 유진" w:date="2020-06-24T19:55:00Z">
          <w:pPr/>
        </w:pPrChange>
      </w:pPr>
      <w:ins w:id="2260" w:author="김 유진" w:date="2020-06-24T19:55:00Z">
        <w:r>
          <w:rPr>
            <w:rFonts w:hint="eastAsia"/>
            <w:sz w:val="22"/>
          </w:rPr>
          <w:t>회원 가입(</w:t>
        </w:r>
      </w:ins>
      <w:ins w:id="2261" w:author="김 유진" w:date="2020-06-24T19:56:00Z">
        <w:r>
          <w:rPr>
            <w:rFonts w:hint="eastAsia"/>
            <w:sz w:val="22"/>
          </w:rPr>
          <w:t>이채림</w:t>
        </w:r>
      </w:ins>
      <w:ins w:id="2262" w:author="김 유진" w:date="2020-06-24T19:55:00Z">
        <w:r>
          <w:rPr>
            <w:sz w:val="22"/>
          </w:rPr>
          <w:t>)</w:t>
        </w:r>
      </w:ins>
      <w:bookmarkStart w:id="2263" w:name="_GoBack"/>
      <w:bookmarkEnd w:id="2263"/>
    </w:p>
    <w:p w14:paraId="6A8C57BD" w14:textId="4F2D74F7" w:rsidR="00577486" w:rsidRDefault="00577486" w:rsidP="00DE7BC1">
      <w:pPr>
        <w:pStyle w:val="1"/>
        <w:numPr>
          <w:ilvl w:val="0"/>
          <w:numId w:val="43"/>
        </w:numPr>
        <w:rPr>
          <w:ins w:id="2264" w:author="김 유진" w:date="2020-06-24T16:13:00Z"/>
        </w:rPr>
      </w:pPr>
      <w:bookmarkStart w:id="2265" w:name="_Toc43908877"/>
      <w:ins w:id="2266" w:author="김 유진" w:date="2020-06-24T14:39:00Z">
        <w:r>
          <w:rPr>
            <w:rFonts w:hint="eastAsia"/>
          </w:rPr>
          <w:t>B</w:t>
        </w:r>
        <w:r>
          <w:t>ack-End</w:t>
        </w:r>
      </w:ins>
      <w:bookmarkEnd w:id="2265"/>
    </w:p>
    <w:p w14:paraId="5C1ACC4E" w14:textId="179331D0" w:rsidR="004A799C" w:rsidRPr="00DE223C" w:rsidRDefault="004A799C">
      <w:pPr>
        <w:rPr>
          <w:ins w:id="2267" w:author="김 유진" w:date="2020-06-24T14:40:00Z"/>
        </w:rPr>
        <w:pPrChange w:id="2268" w:author="김 유진" w:date="2020-06-24T16:13:00Z">
          <w:pPr>
            <w:pStyle w:val="1"/>
            <w:numPr>
              <w:numId w:val="2"/>
            </w:numPr>
            <w:ind w:left="425" w:hanging="425"/>
          </w:pPr>
        </w:pPrChange>
      </w:pPr>
    </w:p>
    <w:p w14:paraId="012EE1D7" w14:textId="7E0376C3" w:rsidR="00F10CAB" w:rsidRDefault="00F10CAB" w:rsidP="00DE7BC1">
      <w:pPr>
        <w:pStyle w:val="1"/>
        <w:numPr>
          <w:ilvl w:val="0"/>
          <w:numId w:val="43"/>
        </w:numPr>
        <w:rPr>
          <w:ins w:id="2269" w:author="김 유진" w:date="2020-06-24T14:40:00Z"/>
        </w:rPr>
      </w:pPr>
      <w:bookmarkStart w:id="2270" w:name="_Toc43908878"/>
      <w:ins w:id="2271" w:author="김 유진" w:date="2020-06-24T14:40:00Z">
        <w:r>
          <w:rPr>
            <w:rFonts w:hint="eastAsia"/>
          </w:rPr>
          <w:lastRenderedPageBreak/>
          <w:t>미완성에 대한 추후 계획</w:t>
        </w:r>
        <w:bookmarkEnd w:id="2270"/>
      </w:ins>
    </w:p>
    <w:p w14:paraId="3544C566" w14:textId="7759FF8F" w:rsidR="00F10CAB" w:rsidRDefault="00B63A57" w:rsidP="00DE7BC1">
      <w:pPr>
        <w:pStyle w:val="1"/>
        <w:numPr>
          <w:ilvl w:val="0"/>
          <w:numId w:val="43"/>
        </w:numPr>
        <w:rPr>
          <w:ins w:id="2272" w:author="김 유진" w:date="2020-06-24T14:40:00Z"/>
        </w:rPr>
      </w:pPr>
      <w:bookmarkStart w:id="2273" w:name="_Toc43908879"/>
      <w:ins w:id="2274" w:author="김 유진" w:date="2020-06-24T14:40:00Z">
        <w:r>
          <w:rPr>
            <w:rFonts w:hint="eastAsia"/>
          </w:rPr>
          <w:t>캡스톤 후기</w:t>
        </w:r>
        <w:bookmarkEnd w:id="2273"/>
      </w:ins>
    </w:p>
    <w:p w14:paraId="4672C5E9" w14:textId="51664F10" w:rsidR="00B63A57" w:rsidRDefault="00B63A57" w:rsidP="00B63A57">
      <w:pPr>
        <w:pStyle w:val="1"/>
        <w:rPr>
          <w:ins w:id="2275" w:author="김 유진" w:date="2020-06-24T14:41:00Z"/>
        </w:rPr>
      </w:pPr>
      <w:bookmarkStart w:id="2276" w:name="_Toc43908880"/>
      <w:ins w:id="2277" w:author="김 유진" w:date="2020-06-24T14:40:00Z">
        <w:r>
          <w:rPr>
            <w:rFonts w:hint="eastAsia"/>
          </w:rPr>
          <w:t>참고문서</w:t>
        </w:r>
      </w:ins>
      <w:bookmarkEnd w:id="2276"/>
    </w:p>
    <w:p w14:paraId="4C612D74" w14:textId="3A185FAE" w:rsidR="00B42B21" w:rsidRDefault="00B42B21" w:rsidP="00B42B21">
      <w:pPr>
        <w:rPr>
          <w:ins w:id="2278" w:author="김 유진" w:date="2020-06-24T14:41:00Z"/>
        </w:rPr>
      </w:pPr>
      <w:ins w:id="2279" w:author="김 유진" w:date="2020-06-24T14:41:00Z">
        <w:r>
          <w:rPr>
            <w:rFonts w:hint="eastAsia"/>
          </w:rPr>
          <w:t>[보고서</w:t>
        </w:r>
        <w:r>
          <w:t>]</w:t>
        </w:r>
      </w:ins>
    </w:p>
    <w:p w14:paraId="043836FE" w14:textId="77777777" w:rsidR="00B42B21" w:rsidRDefault="00B42B21" w:rsidP="00B42B21">
      <w:pPr>
        <w:rPr>
          <w:ins w:id="2280" w:author="김 유진" w:date="2020-06-24T14:41:00Z"/>
        </w:rPr>
      </w:pPr>
    </w:p>
    <w:p w14:paraId="7BA266D7" w14:textId="7158110E" w:rsidR="00B42B21" w:rsidRDefault="00B42B21" w:rsidP="00B42B21">
      <w:pPr>
        <w:rPr>
          <w:ins w:id="2281" w:author="김 유진" w:date="2020-06-24T14:41:00Z"/>
        </w:rPr>
      </w:pPr>
      <w:ins w:id="2282" w:author="김 유진" w:date="2020-06-24T14:41:00Z">
        <w:r>
          <w:t>https://ko.wikipedia.org/wiki/%EB%8D%B0%EC%9D%B4%ED%84%B0%EB%B2%A0%EC%9D%B4%EC%8A%A4</w:t>
        </w:r>
      </w:ins>
    </w:p>
    <w:p w14:paraId="20504BA1" w14:textId="4536E110" w:rsidR="00B42B21" w:rsidRDefault="00B42B21" w:rsidP="00B42B21">
      <w:pPr>
        <w:rPr>
          <w:ins w:id="2283" w:author="김 유진" w:date="2020-06-24T14:41:00Z"/>
        </w:rPr>
      </w:pPr>
      <w:ins w:id="2284" w:author="김 유진" w:date="2020-06-24T14:41:00Z">
        <w:r>
          <w:t>https://ko.wikipedia.org/wiki/MySQL</w:t>
        </w:r>
      </w:ins>
    </w:p>
    <w:p w14:paraId="45208AE0" w14:textId="2FDF6017" w:rsidR="00B42B21" w:rsidRPr="00B42B21" w:rsidRDefault="00B42B21">
      <w:pPr>
        <w:rPr>
          <w:rPrChange w:id="2285" w:author="김 유진" w:date="2020-06-24T14:41:00Z">
            <w:rPr>
              <w:sz w:val="24"/>
              <w:szCs w:val="24"/>
            </w:rPr>
          </w:rPrChange>
        </w:rPr>
        <w:pPrChange w:id="2286" w:author="김 유진" w:date="2020-06-24T14:41:00Z">
          <w:pPr>
            <w:jc w:val="center"/>
          </w:pPr>
        </w:pPrChange>
      </w:pPr>
      <w:ins w:id="2287" w:author="김 유진" w:date="2020-06-24T14:41:00Z">
        <w:r>
          <w:t>https://limkydev.tistory.com/108</w:t>
        </w:r>
      </w:ins>
    </w:p>
    <w:sectPr w:rsidR="00B42B21" w:rsidRPr="00B42B21" w:rsidSect="000F6EAA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9804A0" w14:textId="77777777" w:rsidR="009C7EED" w:rsidRDefault="009C7EED" w:rsidP="00027143">
      <w:pPr>
        <w:spacing w:after="0" w:line="240" w:lineRule="auto"/>
      </w:pPr>
      <w:r>
        <w:separator/>
      </w:r>
    </w:p>
  </w:endnote>
  <w:endnote w:type="continuationSeparator" w:id="0">
    <w:p w14:paraId="7D81686B" w14:textId="77777777" w:rsidR="009C7EED" w:rsidRDefault="009C7EED" w:rsidP="00027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ustomXmlInsRangeStart w:id="34" w:author="김 유진" w:date="2020-06-24T01:14:00Z"/>
  <w:sdt>
    <w:sdtPr>
      <w:id w:val="-1817480037"/>
      <w:docPartObj>
        <w:docPartGallery w:val="Page Numbers (Bottom of Page)"/>
        <w:docPartUnique/>
      </w:docPartObj>
    </w:sdtPr>
    <w:sdtEndPr/>
    <w:sdtContent>
      <w:customXmlInsRangeEnd w:id="34"/>
      <w:p w14:paraId="6261FC4E" w14:textId="77777777" w:rsidR="000E263E" w:rsidRDefault="000E263E">
        <w:pPr>
          <w:pStyle w:val="a4"/>
          <w:jc w:val="center"/>
          <w:rPr>
            <w:ins w:id="35" w:author="김 유진" w:date="2020-06-24T01:14:00Z"/>
          </w:rPr>
        </w:pPr>
        <w:ins w:id="36" w:author="김 유진" w:date="2020-06-24T01:14:00Z"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ko-KR"/>
            </w:rPr>
            <w:t>2</w:t>
          </w:r>
          <w:r>
            <w:fldChar w:fldCharType="end"/>
          </w:r>
        </w:ins>
      </w:p>
      <w:customXmlInsRangeStart w:id="37" w:author="김 유진" w:date="2020-06-24T01:14:00Z"/>
    </w:sdtContent>
  </w:sdt>
  <w:customXmlInsRangeEnd w:id="37"/>
  <w:p w14:paraId="64191FD7" w14:textId="77777777" w:rsidR="000E263E" w:rsidRDefault="000E263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B1B5F" w14:textId="77777777" w:rsidR="009C7EED" w:rsidRDefault="009C7EED" w:rsidP="00027143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3F72FDB4" w14:textId="77777777" w:rsidR="009C7EED" w:rsidRDefault="009C7EED" w:rsidP="000271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A0709" w14:textId="77777777" w:rsidR="000E263E" w:rsidRDefault="0018702B">
    <w:pPr>
      <w:pStyle w:val="a3"/>
    </w:pPr>
    <w:r>
      <w:rPr>
        <w:noProof/>
      </w:rPr>
      <w:pict w14:anchorId="547C91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9504719" o:spid="_x0000_s2050" type="#_x0000_t75" style="position:absolute;left:0;text-align:left;margin-left:0;margin-top:0;width:450.95pt;height:454.3pt;z-index:-251657216;mso-position-horizontal:center;mso-position-horizontal-relative:margin;mso-position-vertical:center;mso-position-vertical-relative:margin" o:allowincell="f">
          <v:imagedata r:id="rId1" o:title="CommunicationMark_jp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C4E76" w14:textId="77777777" w:rsidR="000E263E" w:rsidRDefault="0018702B">
    <w:pPr>
      <w:pStyle w:val="a3"/>
    </w:pPr>
    <w:r>
      <w:rPr>
        <w:noProof/>
      </w:rPr>
      <w:pict w14:anchorId="375AD8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9504720" o:spid="_x0000_s2051" type="#_x0000_t75" style="position:absolute;left:0;text-align:left;margin-left:0;margin-top:0;width:450.95pt;height:454.3pt;z-index:-251656192;mso-position-horizontal:center;mso-position-horizontal-relative:margin;mso-position-vertical:center;mso-position-vertical-relative:margin" o:allowincell="f">
          <v:imagedata r:id="rId1" o:title="CommunicationMark_jpg" gain="19661f" blacklevel="22938f"/>
          <w10:wrap anchorx="margin" anchory="margin"/>
        </v:shape>
      </w:pict>
    </w:r>
    <w:r w:rsidR="000E263E">
      <w:rPr>
        <w:rFonts w:hint="eastAsia"/>
      </w:rPr>
      <w:t xml:space="preserve">보안 </w:t>
    </w:r>
    <w:r w:rsidR="000E263E">
      <w:t>SW</w:t>
    </w:r>
    <w:r w:rsidR="000E263E">
      <w:rPr>
        <w:rFonts w:hint="eastAsia"/>
      </w:rPr>
      <w:t xml:space="preserve"> 캡스톤 프로젝트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48B19" w14:textId="77777777" w:rsidR="000E263E" w:rsidRDefault="0018702B">
    <w:pPr>
      <w:pStyle w:val="a3"/>
    </w:pPr>
    <w:r>
      <w:rPr>
        <w:noProof/>
      </w:rPr>
      <w:pict w14:anchorId="70893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9504718" o:spid="_x0000_s2049" type="#_x0000_t75" style="position:absolute;left:0;text-align:left;margin-left:0;margin-top:0;width:450.95pt;height:454.3pt;z-index:-251658240;mso-position-horizontal:center;mso-position-horizontal-relative:margin;mso-position-vertical:center;mso-position-vertical-relative:margin" o:allowincell="f">
          <v:imagedata r:id="rId1" o:title="CommunicationMark_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E0A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90253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A3E15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B445FD3"/>
    <w:multiLevelType w:val="hybridMultilevel"/>
    <w:tmpl w:val="F8BCEBEA"/>
    <w:lvl w:ilvl="0" w:tplc="0409000F">
      <w:start w:val="1"/>
      <w:numFmt w:val="decimal"/>
      <w:lvlText w:val="%1.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0C6121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D5644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0E0B7585"/>
    <w:multiLevelType w:val="hybridMultilevel"/>
    <w:tmpl w:val="7A547BAA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0E0F03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110176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14344E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17D903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18A81D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18CE4D58"/>
    <w:multiLevelType w:val="hybridMultilevel"/>
    <w:tmpl w:val="CB1477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BB82A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17C49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24B60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2C23013F"/>
    <w:multiLevelType w:val="hybridMultilevel"/>
    <w:tmpl w:val="F2904050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7" w15:restartNumberingAfterBreak="0">
    <w:nsid w:val="2F370377"/>
    <w:multiLevelType w:val="hybridMultilevel"/>
    <w:tmpl w:val="203051FC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8" w15:restartNumberingAfterBreak="0">
    <w:nsid w:val="303C248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63C616B"/>
    <w:multiLevelType w:val="hybridMultilevel"/>
    <w:tmpl w:val="47AE70C4"/>
    <w:lvl w:ilvl="0" w:tplc="0409000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5" w:hanging="400"/>
      </w:pPr>
      <w:rPr>
        <w:rFonts w:ascii="Wingdings" w:hAnsi="Wingdings" w:hint="default"/>
      </w:rPr>
    </w:lvl>
  </w:abstractNum>
  <w:abstractNum w:abstractNumId="20" w15:restartNumberingAfterBreak="0">
    <w:nsid w:val="373075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385011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3864133B"/>
    <w:multiLevelType w:val="hybridMultilevel"/>
    <w:tmpl w:val="BF769FF0"/>
    <w:lvl w:ilvl="0" w:tplc="04090013">
      <w:start w:val="1"/>
      <w:numFmt w:val="upperRoman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23" w15:restartNumberingAfterBreak="0">
    <w:nsid w:val="388455E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399E12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3A2B3B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3A447B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41EC29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42160F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42CF35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442209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44DD24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44FA62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46C2418B"/>
    <w:multiLevelType w:val="hybridMultilevel"/>
    <w:tmpl w:val="6D641E4A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34" w15:restartNumberingAfterBreak="0">
    <w:nsid w:val="49382EA6"/>
    <w:multiLevelType w:val="hybridMultilevel"/>
    <w:tmpl w:val="94B671D4"/>
    <w:lvl w:ilvl="0" w:tplc="04090009">
      <w:start w:val="1"/>
      <w:numFmt w:val="bullet"/>
      <w:lvlText w:val=""/>
      <w:lvlJc w:val="left"/>
      <w:pPr>
        <w:ind w:left="89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35" w15:restartNumberingAfterBreak="0">
    <w:nsid w:val="49796677"/>
    <w:multiLevelType w:val="hybridMultilevel"/>
    <w:tmpl w:val="6150AA3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4F45506D"/>
    <w:multiLevelType w:val="hybridMultilevel"/>
    <w:tmpl w:val="52D2D2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28456FD"/>
    <w:multiLevelType w:val="hybridMultilevel"/>
    <w:tmpl w:val="E8B4D8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4435E78"/>
    <w:multiLevelType w:val="hybridMultilevel"/>
    <w:tmpl w:val="DF929F7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9" w15:restartNumberingAfterBreak="0">
    <w:nsid w:val="546D0E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 w15:restartNumberingAfterBreak="0">
    <w:nsid w:val="570112EC"/>
    <w:multiLevelType w:val="hybridMultilevel"/>
    <w:tmpl w:val="3892C96C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1" w15:restartNumberingAfterBreak="0">
    <w:nsid w:val="590F5E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 w15:restartNumberingAfterBreak="0">
    <w:nsid w:val="595A26D2"/>
    <w:multiLevelType w:val="hybridMultilevel"/>
    <w:tmpl w:val="FD9AA92E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43" w15:restartNumberingAfterBreak="0">
    <w:nsid w:val="5A6173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 w15:restartNumberingAfterBreak="0">
    <w:nsid w:val="5C545787"/>
    <w:multiLevelType w:val="hybridMultilevel"/>
    <w:tmpl w:val="44501DC8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45" w15:restartNumberingAfterBreak="0">
    <w:nsid w:val="5CB5553A"/>
    <w:multiLevelType w:val="hybridMultilevel"/>
    <w:tmpl w:val="9E6AE63C"/>
    <w:lvl w:ilvl="0" w:tplc="04090009">
      <w:start w:val="1"/>
      <w:numFmt w:val="bullet"/>
      <w:lvlText w:val=""/>
      <w:lvlJc w:val="left"/>
      <w:pPr>
        <w:ind w:left="169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96" w:hanging="400"/>
      </w:pPr>
      <w:rPr>
        <w:rFonts w:ascii="Wingdings" w:hAnsi="Wingdings" w:hint="default"/>
      </w:rPr>
    </w:lvl>
  </w:abstractNum>
  <w:abstractNum w:abstractNumId="46" w15:restartNumberingAfterBreak="0">
    <w:nsid w:val="5D305530"/>
    <w:multiLevelType w:val="hybridMultilevel"/>
    <w:tmpl w:val="A69AD01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5E385E2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8" w15:restartNumberingAfterBreak="0">
    <w:nsid w:val="605B56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9" w15:restartNumberingAfterBreak="0">
    <w:nsid w:val="66DF4B3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0" w15:restartNumberingAfterBreak="0">
    <w:nsid w:val="66EC4685"/>
    <w:multiLevelType w:val="hybridMultilevel"/>
    <w:tmpl w:val="42645DA2"/>
    <w:lvl w:ilvl="0" w:tplc="0409000F">
      <w:start w:val="1"/>
      <w:numFmt w:val="decimal"/>
      <w:lvlText w:val="%1."/>
      <w:lvlJc w:val="left"/>
      <w:pPr>
        <w:ind w:left="1792" w:hanging="400"/>
      </w:pPr>
    </w:lvl>
    <w:lvl w:ilvl="1" w:tplc="04090019" w:tentative="1">
      <w:start w:val="1"/>
      <w:numFmt w:val="upperLetter"/>
      <w:lvlText w:val="%2."/>
      <w:lvlJc w:val="left"/>
      <w:pPr>
        <w:ind w:left="2192" w:hanging="400"/>
      </w:p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51" w15:restartNumberingAfterBreak="0">
    <w:nsid w:val="67EE5B22"/>
    <w:multiLevelType w:val="hybridMultilevel"/>
    <w:tmpl w:val="F0207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2" w15:restartNumberingAfterBreak="0">
    <w:nsid w:val="6EA177AA"/>
    <w:multiLevelType w:val="hybridMultilevel"/>
    <w:tmpl w:val="28721DB6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3" w15:restartNumberingAfterBreak="0">
    <w:nsid w:val="6F526C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4" w15:restartNumberingAfterBreak="0">
    <w:nsid w:val="736839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5" w15:restartNumberingAfterBreak="0">
    <w:nsid w:val="7854003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6" w15:restartNumberingAfterBreak="0">
    <w:nsid w:val="79B90292"/>
    <w:multiLevelType w:val="hybridMultilevel"/>
    <w:tmpl w:val="70C4685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7" w15:restartNumberingAfterBreak="0">
    <w:nsid w:val="79E04C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8" w15:restartNumberingAfterBreak="0">
    <w:nsid w:val="7B8E390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9" w15:restartNumberingAfterBreak="0">
    <w:nsid w:val="7CD847A1"/>
    <w:multiLevelType w:val="hybridMultilevel"/>
    <w:tmpl w:val="490A88F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0" w15:restartNumberingAfterBreak="0">
    <w:nsid w:val="7E887977"/>
    <w:multiLevelType w:val="hybridMultilevel"/>
    <w:tmpl w:val="60E6F52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59"/>
  </w:num>
  <w:num w:numId="4">
    <w:abstractNumId w:val="40"/>
  </w:num>
  <w:num w:numId="5">
    <w:abstractNumId w:val="46"/>
  </w:num>
  <w:num w:numId="6">
    <w:abstractNumId w:val="34"/>
  </w:num>
  <w:num w:numId="7">
    <w:abstractNumId w:val="45"/>
  </w:num>
  <w:num w:numId="8">
    <w:abstractNumId w:val="35"/>
  </w:num>
  <w:num w:numId="9">
    <w:abstractNumId w:val="37"/>
  </w:num>
  <w:num w:numId="10">
    <w:abstractNumId w:val="52"/>
  </w:num>
  <w:num w:numId="11">
    <w:abstractNumId w:val="56"/>
  </w:num>
  <w:num w:numId="12">
    <w:abstractNumId w:val="42"/>
  </w:num>
  <w:num w:numId="13">
    <w:abstractNumId w:val="16"/>
  </w:num>
  <w:num w:numId="14">
    <w:abstractNumId w:val="60"/>
  </w:num>
  <w:num w:numId="15">
    <w:abstractNumId w:val="22"/>
  </w:num>
  <w:num w:numId="16">
    <w:abstractNumId w:val="19"/>
  </w:num>
  <w:num w:numId="17">
    <w:abstractNumId w:val="17"/>
  </w:num>
  <w:num w:numId="18">
    <w:abstractNumId w:val="33"/>
  </w:num>
  <w:num w:numId="19">
    <w:abstractNumId w:val="44"/>
  </w:num>
  <w:num w:numId="20">
    <w:abstractNumId w:val="36"/>
  </w:num>
  <w:num w:numId="21">
    <w:abstractNumId w:val="38"/>
  </w:num>
  <w:num w:numId="22">
    <w:abstractNumId w:val="51"/>
  </w:num>
  <w:num w:numId="23">
    <w:abstractNumId w:val="3"/>
  </w:num>
  <w:num w:numId="24">
    <w:abstractNumId w:val="12"/>
  </w:num>
  <w:num w:numId="25">
    <w:abstractNumId w:val="27"/>
  </w:num>
  <w:num w:numId="26">
    <w:abstractNumId w:val="7"/>
  </w:num>
  <w:num w:numId="27">
    <w:abstractNumId w:val="57"/>
  </w:num>
  <w:num w:numId="28">
    <w:abstractNumId w:val="8"/>
  </w:num>
  <w:num w:numId="29">
    <w:abstractNumId w:val="31"/>
  </w:num>
  <w:num w:numId="30">
    <w:abstractNumId w:val="49"/>
  </w:num>
  <w:num w:numId="31">
    <w:abstractNumId w:val="25"/>
  </w:num>
  <w:num w:numId="32">
    <w:abstractNumId w:val="41"/>
  </w:num>
  <w:num w:numId="33">
    <w:abstractNumId w:val="50"/>
  </w:num>
  <w:num w:numId="34">
    <w:abstractNumId w:val="5"/>
  </w:num>
  <w:num w:numId="35">
    <w:abstractNumId w:val="47"/>
  </w:num>
  <w:num w:numId="36">
    <w:abstractNumId w:val="32"/>
  </w:num>
  <w:num w:numId="37">
    <w:abstractNumId w:val="14"/>
  </w:num>
  <w:num w:numId="38">
    <w:abstractNumId w:val="21"/>
  </w:num>
  <w:num w:numId="39">
    <w:abstractNumId w:val="55"/>
  </w:num>
  <w:num w:numId="40">
    <w:abstractNumId w:val="6"/>
  </w:num>
  <w:num w:numId="41">
    <w:abstractNumId w:val="9"/>
  </w:num>
  <w:num w:numId="42">
    <w:abstractNumId w:val="53"/>
  </w:num>
  <w:num w:numId="43">
    <w:abstractNumId w:val="15"/>
  </w:num>
  <w:num w:numId="44">
    <w:abstractNumId w:val="23"/>
  </w:num>
  <w:num w:numId="45">
    <w:abstractNumId w:val="30"/>
  </w:num>
  <w:num w:numId="46">
    <w:abstractNumId w:val="1"/>
  </w:num>
  <w:num w:numId="47">
    <w:abstractNumId w:val="54"/>
  </w:num>
  <w:num w:numId="48">
    <w:abstractNumId w:val="28"/>
  </w:num>
  <w:num w:numId="49">
    <w:abstractNumId w:val="43"/>
  </w:num>
  <w:num w:numId="50">
    <w:abstractNumId w:val="20"/>
  </w:num>
  <w:num w:numId="51">
    <w:abstractNumId w:val="13"/>
  </w:num>
  <w:num w:numId="52">
    <w:abstractNumId w:val="58"/>
  </w:num>
  <w:num w:numId="53">
    <w:abstractNumId w:val="29"/>
  </w:num>
  <w:num w:numId="54">
    <w:abstractNumId w:val="18"/>
  </w:num>
  <w:num w:numId="55">
    <w:abstractNumId w:val="11"/>
  </w:num>
  <w:num w:numId="56">
    <w:abstractNumId w:val="48"/>
  </w:num>
  <w:num w:numId="57">
    <w:abstractNumId w:val="2"/>
  </w:num>
  <w:num w:numId="58">
    <w:abstractNumId w:val="26"/>
  </w:num>
  <w:num w:numId="59">
    <w:abstractNumId w:val="10"/>
  </w:num>
  <w:num w:numId="60">
    <w:abstractNumId w:val="0"/>
  </w:num>
  <w:num w:numId="61">
    <w:abstractNumId w:val="39"/>
  </w:num>
  <w:numIdMacAtCleanup w:val="6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김 유진">
    <w15:presenceInfo w15:providerId="Windows Live" w15:userId="d58446d5c936c22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revisionView w:markup="0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143"/>
    <w:rsid w:val="000011D8"/>
    <w:rsid w:val="000016B4"/>
    <w:rsid w:val="000044AE"/>
    <w:rsid w:val="00007A55"/>
    <w:rsid w:val="0001505D"/>
    <w:rsid w:val="0001558A"/>
    <w:rsid w:val="00027143"/>
    <w:rsid w:val="0003302B"/>
    <w:rsid w:val="00035F39"/>
    <w:rsid w:val="0003624B"/>
    <w:rsid w:val="00040AA9"/>
    <w:rsid w:val="00054E65"/>
    <w:rsid w:val="000551B4"/>
    <w:rsid w:val="000640C4"/>
    <w:rsid w:val="00064715"/>
    <w:rsid w:val="00071D19"/>
    <w:rsid w:val="00073C6D"/>
    <w:rsid w:val="00075DFA"/>
    <w:rsid w:val="00077141"/>
    <w:rsid w:val="0008001B"/>
    <w:rsid w:val="00081B87"/>
    <w:rsid w:val="000841F9"/>
    <w:rsid w:val="0008427F"/>
    <w:rsid w:val="000E263E"/>
    <w:rsid w:val="000F6EAA"/>
    <w:rsid w:val="001016A8"/>
    <w:rsid w:val="00110AFC"/>
    <w:rsid w:val="00116FA3"/>
    <w:rsid w:val="00144F67"/>
    <w:rsid w:val="00146B7A"/>
    <w:rsid w:val="00150920"/>
    <w:rsid w:val="001547E2"/>
    <w:rsid w:val="00157CC2"/>
    <w:rsid w:val="001700D4"/>
    <w:rsid w:val="00185534"/>
    <w:rsid w:val="0018702B"/>
    <w:rsid w:val="001903D7"/>
    <w:rsid w:val="00196E95"/>
    <w:rsid w:val="001B2C9C"/>
    <w:rsid w:val="001D015E"/>
    <w:rsid w:val="001F0B50"/>
    <w:rsid w:val="00227FEB"/>
    <w:rsid w:val="0024684F"/>
    <w:rsid w:val="00250E5D"/>
    <w:rsid w:val="00281E9D"/>
    <w:rsid w:val="002843DF"/>
    <w:rsid w:val="002A29C8"/>
    <w:rsid w:val="002B5019"/>
    <w:rsid w:val="002B5C6E"/>
    <w:rsid w:val="002B7537"/>
    <w:rsid w:val="002B7E1D"/>
    <w:rsid w:val="0030282C"/>
    <w:rsid w:val="00303BAC"/>
    <w:rsid w:val="003411BC"/>
    <w:rsid w:val="00366B6B"/>
    <w:rsid w:val="00372046"/>
    <w:rsid w:val="00377275"/>
    <w:rsid w:val="003B040D"/>
    <w:rsid w:val="003D1673"/>
    <w:rsid w:val="003D4BB0"/>
    <w:rsid w:val="003D5DD5"/>
    <w:rsid w:val="003E59F4"/>
    <w:rsid w:val="00406DB5"/>
    <w:rsid w:val="00410EEA"/>
    <w:rsid w:val="00411C78"/>
    <w:rsid w:val="004212B9"/>
    <w:rsid w:val="004232CF"/>
    <w:rsid w:val="00430B80"/>
    <w:rsid w:val="00450DA5"/>
    <w:rsid w:val="004A799C"/>
    <w:rsid w:val="004C5B5E"/>
    <w:rsid w:val="004D6F69"/>
    <w:rsid w:val="004E3A76"/>
    <w:rsid w:val="00500731"/>
    <w:rsid w:val="0052326B"/>
    <w:rsid w:val="00527C5A"/>
    <w:rsid w:val="005357E9"/>
    <w:rsid w:val="005504A5"/>
    <w:rsid w:val="005558F8"/>
    <w:rsid w:val="00557D18"/>
    <w:rsid w:val="00566EB0"/>
    <w:rsid w:val="00567947"/>
    <w:rsid w:val="00570E0B"/>
    <w:rsid w:val="00577486"/>
    <w:rsid w:val="00591C3F"/>
    <w:rsid w:val="005970A3"/>
    <w:rsid w:val="00597FC9"/>
    <w:rsid w:val="005A1E90"/>
    <w:rsid w:val="005B67D1"/>
    <w:rsid w:val="005D3AC4"/>
    <w:rsid w:val="005D7816"/>
    <w:rsid w:val="005E09F7"/>
    <w:rsid w:val="005E3856"/>
    <w:rsid w:val="005E6754"/>
    <w:rsid w:val="00606F51"/>
    <w:rsid w:val="0062087C"/>
    <w:rsid w:val="00622AB7"/>
    <w:rsid w:val="00635CA0"/>
    <w:rsid w:val="0064167B"/>
    <w:rsid w:val="006548DA"/>
    <w:rsid w:val="00657C39"/>
    <w:rsid w:val="006835CE"/>
    <w:rsid w:val="00687CB6"/>
    <w:rsid w:val="00694257"/>
    <w:rsid w:val="00694820"/>
    <w:rsid w:val="006A3B6F"/>
    <w:rsid w:val="006B21B9"/>
    <w:rsid w:val="006C440F"/>
    <w:rsid w:val="006D4604"/>
    <w:rsid w:val="006F310E"/>
    <w:rsid w:val="007073D7"/>
    <w:rsid w:val="00712410"/>
    <w:rsid w:val="0072327F"/>
    <w:rsid w:val="007255F3"/>
    <w:rsid w:val="00727386"/>
    <w:rsid w:val="00733D65"/>
    <w:rsid w:val="007670C0"/>
    <w:rsid w:val="00795DFF"/>
    <w:rsid w:val="007A3971"/>
    <w:rsid w:val="007B5EFE"/>
    <w:rsid w:val="00820746"/>
    <w:rsid w:val="0082773B"/>
    <w:rsid w:val="00834B58"/>
    <w:rsid w:val="0085643D"/>
    <w:rsid w:val="00890A70"/>
    <w:rsid w:val="008A14D1"/>
    <w:rsid w:val="008A531A"/>
    <w:rsid w:val="008B0CC0"/>
    <w:rsid w:val="008D6F4A"/>
    <w:rsid w:val="008E21BF"/>
    <w:rsid w:val="008E7C0A"/>
    <w:rsid w:val="008F20E1"/>
    <w:rsid w:val="008F4D03"/>
    <w:rsid w:val="0090577B"/>
    <w:rsid w:val="00917F81"/>
    <w:rsid w:val="00925085"/>
    <w:rsid w:val="009347E3"/>
    <w:rsid w:val="0094539F"/>
    <w:rsid w:val="00946D76"/>
    <w:rsid w:val="00951C80"/>
    <w:rsid w:val="009543F0"/>
    <w:rsid w:val="00971EEE"/>
    <w:rsid w:val="0097353C"/>
    <w:rsid w:val="009944BF"/>
    <w:rsid w:val="009A2AAD"/>
    <w:rsid w:val="009B535F"/>
    <w:rsid w:val="009C7EED"/>
    <w:rsid w:val="009D2779"/>
    <w:rsid w:val="00A05099"/>
    <w:rsid w:val="00A1351B"/>
    <w:rsid w:val="00A3347D"/>
    <w:rsid w:val="00A335F1"/>
    <w:rsid w:val="00A350E5"/>
    <w:rsid w:val="00A6602B"/>
    <w:rsid w:val="00A84DE0"/>
    <w:rsid w:val="00A876E9"/>
    <w:rsid w:val="00A90A1B"/>
    <w:rsid w:val="00AA3C80"/>
    <w:rsid w:val="00AA5BA3"/>
    <w:rsid w:val="00AC4C35"/>
    <w:rsid w:val="00AD40D0"/>
    <w:rsid w:val="00AE54AC"/>
    <w:rsid w:val="00AE5B50"/>
    <w:rsid w:val="00AE612A"/>
    <w:rsid w:val="00AF6476"/>
    <w:rsid w:val="00B009B8"/>
    <w:rsid w:val="00B05218"/>
    <w:rsid w:val="00B1280B"/>
    <w:rsid w:val="00B16348"/>
    <w:rsid w:val="00B23ADF"/>
    <w:rsid w:val="00B3335E"/>
    <w:rsid w:val="00B33CBC"/>
    <w:rsid w:val="00B35A7E"/>
    <w:rsid w:val="00B42B21"/>
    <w:rsid w:val="00B63A57"/>
    <w:rsid w:val="00B7240D"/>
    <w:rsid w:val="00B736F2"/>
    <w:rsid w:val="00B92386"/>
    <w:rsid w:val="00BC44B3"/>
    <w:rsid w:val="00BE7F53"/>
    <w:rsid w:val="00C029E9"/>
    <w:rsid w:val="00C176E4"/>
    <w:rsid w:val="00C247CB"/>
    <w:rsid w:val="00C358CE"/>
    <w:rsid w:val="00C44237"/>
    <w:rsid w:val="00C5016F"/>
    <w:rsid w:val="00C503C1"/>
    <w:rsid w:val="00C51ACA"/>
    <w:rsid w:val="00C65B45"/>
    <w:rsid w:val="00C664E6"/>
    <w:rsid w:val="00C807A7"/>
    <w:rsid w:val="00C87715"/>
    <w:rsid w:val="00C87D3E"/>
    <w:rsid w:val="00C9039A"/>
    <w:rsid w:val="00C918D8"/>
    <w:rsid w:val="00CB1653"/>
    <w:rsid w:val="00CB6DF1"/>
    <w:rsid w:val="00CB78C8"/>
    <w:rsid w:val="00CC7B72"/>
    <w:rsid w:val="00CD3E08"/>
    <w:rsid w:val="00CD6008"/>
    <w:rsid w:val="00D13B4A"/>
    <w:rsid w:val="00D13B79"/>
    <w:rsid w:val="00D17CEA"/>
    <w:rsid w:val="00D20FC1"/>
    <w:rsid w:val="00D312B1"/>
    <w:rsid w:val="00D31530"/>
    <w:rsid w:val="00D3182A"/>
    <w:rsid w:val="00D35E80"/>
    <w:rsid w:val="00D54F70"/>
    <w:rsid w:val="00D60C96"/>
    <w:rsid w:val="00D64BFC"/>
    <w:rsid w:val="00D87742"/>
    <w:rsid w:val="00D90E58"/>
    <w:rsid w:val="00D95C17"/>
    <w:rsid w:val="00DA0418"/>
    <w:rsid w:val="00DA0CE4"/>
    <w:rsid w:val="00DB453F"/>
    <w:rsid w:val="00DC67AB"/>
    <w:rsid w:val="00DC7172"/>
    <w:rsid w:val="00DE223C"/>
    <w:rsid w:val="00DE7BC1"/>
    <w:rsid w:val="00DF2B4F"/>
    <w:rsid w:val="00E01600"/>
    <w:rsid w:val="00E152F9"/>
    <w:rsid w:val="00E421C4"/>
    <w:rsid w:val="00E56977"/>
    <w:rsid w:val="00E63986"/>
    <w:rsid w:val="00E86446"/>
    <w:rsid w:val="00EA0879"/>
    <w:rsid w:val="00ED172C"/>
    <w:rsid w:val="00EE1936"/>
    <w:rsid w:val="00EE4BA8"/>
    <w:rsid w:val="00EF5875"/>
    <w:rsid w:val="00F10CAB"/>
    <w:rsid w:val="00F161E5"/>
    <w:rsid w:val="00F34398"/>
    <w:rsid w:val="00F47C3D"/>
    <w:rsid w:val="00F61865"/>
    <w:rsid w:val="00F82131"/>
    <w:rsid w:val="00F82506"/>
    <w:rsid w:val="00F91484"/>
    <w:rsid w:val="00F94BED"/>
    <w:rsid w:val="00FC00FF"/>
    <w:rsid w:val="00FC3C42"/>
    <w:rsid w:val="00FC619C"/>
    <w:rsid w:val="00FC6D89"/>
    <w:rsid w:val="00FD3332"/>
    <w:rsid w:val="00FE0BFB"/>
    <w:rsid w:val="00FF3DD9"/>
    <w:rsid w:val="00FF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CBB8FB6"/>
  <w15:chartTrackingRefBased/>
  <w15:docId w15:val="{CE053180-4BD8-4AA3-94A0-FEE52439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B535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5C1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643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27C5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71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27143"/>
  </w:style>
  <w:style w:type="paragraph" w:styleId="a4">
    <w:name w:val="footer"/>
    <w:basedOn w:val="a"/>
    <w:link w:val="Char0"/>
    <w:uiPriority w:val="99"/>
    <w:unhideWhenUsed/>
    <w:rsid w:val="000271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27143"/>
  </w:style>
  <w:style w:type="paragraph" w:styleId="a5">
    <w:name w:val="Balloon Text"/>
    <w:basedOn w:val="a"/>
    <w:link w:val="Char1"/>
    <w:uiPriority w:val="99"/>
    <w:semiHidden/>
    <w:unhideWhenUsed/>
    <w:rsid w:val="0002714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027143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0044AE"/>
    <w:rPr>
      <w:color w:val="808080"/>
    </w:rPr>
  </w:style>
  <w:style w:type="table" w:styleId="a7">
    <w:name w:val="Table Grid"/>
    <w:basedOn w:val="a1"/>
    <w:uiPriority w:val="39"/>
    <w:rsid w:val="009B53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9B535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B535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a8">
    <w:name w:val="큰 제목"/>
    <w:basedOn w:val="1"/>
    <w:qFormat/>
    <w:rsid w:val="009B535F"/>
    <w:rPr>
      <w:szCs w:val="24"/>
    </w:rPr>
  </w:style>
  <w:style w:type="paragraph" w:styleId="10">
    <w:name w:val="toc 1"/>
    <w:basedOn w:val="a"/>
    <w:next w:val="a"/>
    <w:autoRedefine/>
    <w:uiPriority w:val="39"/>
    <w:unhideWhenUsed/>
    <w:rsid w:val="0001505D"/>
    <w:pPr>
      <w:tabs>
        <w:tab w:val="right" w:leader="dot" w:pos="9016"/>
      </w:tabs>
      <w:pPrChange w:id="0" w:author="김 유진" w:date="2020-06-24T14:30:00Z">
        <w:pPr>
          <w:widowControl w:val="0"/>
          <w:wordWrap w:val="0"/>
          <w:autoSpaceDE w:val="0"/>
          <w:autoSpaceDN w:val="0"/>
          <w:spacing w:after="160" w:line="259" w:lineRule="auto"/>
          <w:jc w:val="both"/>
        </w:pPr>
      </w:pPrChange>
    </w:pPr>
    <w:rPr>
      <w:rPrChange w:id="0" w:author="김 유진" w:date="2020-06-24T14:30:00Z">
        <w:rPr>
          <w:rFonts w:asciiTheme="minorHAnsi" w:eastAsiaTheme="minorEastAsia" w:hAnsiTheme="minorHAnsi" w:cstheme="minorBidi"/>
          <w:kern w:val="2"/>
          <w:szCs w:val="22"/>
          <w:lang w:val="en-US" w:eastAsia="ko-KR" w:bidi="ar-SA"/>
        </w:rPr>
      </w:rPrChange>
    </w:rPr>
  </w:style>
  <w:style w:type="character" w:styleId="a9">
    <w:name w:val="Hyperlink"/>
    <w:basedOn w:val="a0"/>
    <w:uiPriority w:val="99"/>
    <w:unhideWhenUsed/>
    <w:rsid w:val="000F6EAA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F47C3D"/>
    <w:pPr>
      <w:ind w:leftChars="400" w:left="800"/>
    </w:pPr>
  </w:style>
  <w:style w:type="paragraph" w:styleId="ab">
    <w:name w:val="caption"/>
    <w:basedOn w:val="a"/>
    <w:next w:val="a"/>
    <w:uiPriority w:val="35"/>
    <w:unhideWhenUsed/>
    <w:qFormat/>
    <w:rsid w:val="00A6602B"/>
    <w:rPr>
      <w:b/>
      <w:bCs/>
      <w:szCs w:val="20"/>
    </w:rPr>
  </w:style>
  <w:style w:type="character" w:customStyle="1" w:styleId="2Char">
    <w:name w:val="제목 2 Char"/>
    <w:basedOn w:val="a0"/>
    <w:link w:val="2"/>
    <w:uiPriority w:val="9"/>
    <w:rsid w:val="00D95C17"/>
    <w:rPr>
      <w:rFonts w:asciiTheme="majorHAnsi" w:eastAsiaTheme="majorEastAsia" w:hAnsiTheme="majorHAnsi" w:cstheme="majorBidi"/>
    </w:rPr>
  </w:style>
  <w:style w:type="paragraph" w:styleId="20">
    <w:name w:val="toc 2"/>
    <w:basedOn w:val="a"/>
    <w:next w:val="a"/>
    <w:autoRedefine/>
    <w:uiPriority w:val="39"/>
    <w:unhideWhenUsed/>
    <w:rsid w:val="0003302B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85643D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85643D"/>
    <w:pPr>
      <w:ind w:leftChars="400" w:left="850"/>
    </w:pPr>
  </w:style>
  <w:style w:type="character" w:styleId="ac">
    <w:name w:val="FollowedHyperlink"/>
    <w:basedOn w:val="a0"/>
    <w:uiPriority w:val="99"/>
    <w:semiHidden/>
    <w:unhideWhenUsed/>
    <w:rsid w:val="00687CB6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FF6FBC"/>
    <w:rPr>
      <w:color w:val="605E5C"/>
      <w:shd w:val="clear" w:color="auto" w:fill="E1DFDD"/>
    </w:rPr>
  </w:style>
  <w:style w:type="character" w:customStyle="1" w:styleId="4Char">
    <w:name w:val="제목 4 Char"/>
    <w:basedOn w:val="a0"/>
    <w:link w:val="4"/>
    <w:uiPriority w:val="9"/>
    <w:rsid w:val="00527C5A"/>
    <w:rPr>
      <w:b/>
      <w:bCs/>
    </w:rPr>
  </w:style>
  <w:style w:type="paragraph" w:styleId="40">
    <w:name w:val="toc 4"/>
    <w:basedOn w:val="a"/>
    <w:next w:val="a"/>
    <w:autoRedefine/>
    <w:uiPriority w:val="39"/>
    <w:unhideWhenUsed/>
    <w:rsid w:val="0001505D"/>
    <w:pPr>
      <w:ind w:leftChars="600" w:left="127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38D2A-FEC4-4E74-8B19-9F4996CE5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21</Pages>
  <Words>1783</Words>
  <Characters>10166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유진</dc:creator>
  <cp:keywords/>
  <dc:description/>
  <cp:lastModifiedBy>김 유진</cp:lastModifiedBy>
  <cp:revision>230</cp:revision>
  <dcterms:created xsi:type="dcterms:W3CDTF">2020-06-23T15:56:00Z</dcterms:created>
  <dcterms:modified xsi:type="dcterms:W3CDTF">2020-06-24T10:56:00Z</dcterms:modified>
</cp:coreProperties>
</file>